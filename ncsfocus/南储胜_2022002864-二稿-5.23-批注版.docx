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8287" w14:textId="77777777" w:rsidR="00FD6543" w:rsidRDefault="00000000">
      <w:pPr>
        <w:widowControl/>
        <w:spacing w:after="160" w:line="278" w:lineRule="auto"/>
        <w:jc w:val="center"/>
        <w:rPr>
          <w:rFonts w:ascii="黑体" w:eastAsia="黑体" w:hAnsi="黑体" w:hint="eastAsia"/>
          <w:b/>
          <w:bCs/>
          <w:sz w:val="36"/>
          <w:szCs w:val="36"/>
        </w:rPr>
      </w:pPr>
      <w:r>
        <w:rPr>
          <w:rFonts w:ascii="黑体" w:eastAsia="黑体" w:hAnsi="黑体" w:hint="eastAsia"/>
          <w:b/>
          <w:bCs/>
          <w:sz w:val="36"/>
          <w:szCs w:val="36"/>
        </w:rPr>
        <w:t>目录</w:t>
      </w:r>
    </w:p>
    <w:p w14:paraId="005F8508" w14:textId="77777777" w:rsidR="00FD6543" w:rsidRDefault="00000000">
      <w:pPr>
        <w:tabs>
          <w:tab w:val="right" w:leader="dot" w:pos="8620"/>
        </w:tabs>
        <w:spacing w:line="240" w:lineRule="auto"/>
        <w:rPr>
          <w:rFonts w:ascii="黑体" w:eastAsia="黑体" w:hAnsi="黑体" w:cs="黑体" w:hint="eastAsia"/>
          <w:kern w:val="0"/>
          <w:sz w:val="24"/>
          <w:lang w:val="zh-CN" w:bidi="zh-CN"/>
          <w14:ligatures w14:val="none"/>
        </w:rPr>
      </w:pPr>
      <w:r>
        <w:rPr>
          <w:rFonts w:ascii="黑体" w:eastAsia="黑体" w:hAnsi="黑体" w:cs="黑体"/>
          <w:kern w:val="0"/>
          <w:sz w:val="24"/>
          <w:lang w:val="zh-CN" w:bidi="zh-CN"/>
          <w14:ligatures w14:val="none"/>
        </w:rPr>
        <w:t>课题审核及任务书</w:t>
      </w:r>
      <w:r>
        <w:rPr>
          <w:rFonts w:ascii="黑体" w:eastAsia="黑体" w:hAnsi="黑体" w:cs="黑体"/>
          <w:kern w:val="0"/>
          <w:sz w:val="24"/>
          <w:lang w:val="zh-CN" w:bidi="zh-CN"/>
          <w14:ligatures w14:val="none"/>
        </w:rPr>
        <w:tab/>
        <w:t>Ⅰ</w:t>
      </w:r>
    </w:p>
    <w:p w14:paraId="6B7F326F" w14:textId="77777777" w:rsidR="00FD6543" w:rsidRDefault="00000000">
      <w:pPr>
        <w:tabs>
          <w:tab w:val="right" w:leader="dot" w:pos="8620"/>
        </w:tabs>
        <w:spacing w:line="240" w:lineRule="auto"/>
        <w:rPr>
          <w:rFonts w:ascii="黑体" w:eastAsia="黑体" w:hAnsi="黑体" w:cs="黑体" w:hint="eastAsia"/>
          <w:kern w:val="0"/>
          <w:sz w:val="24"/>
          <w:lang w:val="zh-CN" w:bidi="zh-CN"/>
          <w14:ligatures w14:val="none"/>
        </w:rPr>
      </w:pPr>
      <w:r>
        <w:rPr>
          <w:rFonts w:ascii="黑体" w:eastAsia="黑体" w:hAnsi="黑体" w:cs="黑体"/>
          <w:kern w:val="0"/>
          <w:sz w:val="24"/>
          <w:lang w:val="zh-CN" w:bidi="zh-CN"/>
          <w14:ligatures w14:val="none"/>
        </w:rPr>
        <w:t>开题报告</w:t>
      </w:r>
      <w:r>
        <w:rPr>
          <w:rFonts w:ascii="黑体" w:eastAsia="黑体" w:hAnsi="黑体" w:cs="黑体"/>
          <w:kern w:val="0"/>
          <w:sz w:val="24"/>
          <w:lang w:val="zh-CN" w:bidi="zh-CN"/>
          <w14:ligatures w14:val="none"/>
        </w:rPr>
        <w:tab/>
        <w:t>Ⅱ</w:t>
      </w:r>
    </w:p>
    <w:p w14:paraId="09BEC4D0" w14:textId="77777777" w:rsidR="00FD6543" w:rsidRDefault="00000000">
      <w:pPr>
        <w:tabs>
          <w:tab w:val="right" w:leader="dot" w:pos="8620"/>
        </w:tabs>
        <w:spacing w:line="240" w:lineRule="auto"/>
        <w:rPr>
          <w:rFonts w:ascii="黑体" w:eastAsia="黑体" w:hAnsi="黑体" w:cs="黑体" w:hint="eastAsia"/>
          <w:kern w:val="0"/>
          <w:sz w:val="24"/>
          <w:lang w:val="zh-CN" w:bidi="zh-CN"/>
          <w14:ligatures w14:val="none"/>
        </w:rPr>
      </w:pPr>
      <w:r>
        <w:rPr>
          <w:rFonts w:ascii="黑体" w:eastAsia="黑体" w:hAnsi="黑体" w:cs="黑体"/>
          <w:kern w:val="0"/>
          <w:sz w:val="24"/>
          <w:lang w:val="zh-CN" w:bidi="zh-CN"/>
          <w14:ligatures w14:val="none"/>
        </w:rPr>
        <w:t>指导教师评审表</w:t>
      </w:r>
      <w:r>
        <w:rPr>
          <w:rFonts w:ascii="黑体" w:eastAsia="黑体" w:hAnsi="黑体" w:cs="黑体"/>
          <w:kern w:val="0"/>
          <w:sz w:val="24"/>
          <w:lang w:val="zh-CN" w:bidi="zh-CN"/>
          <w14:ligatures w14:val="none"/>
        </w:rPr>
        <w:tab/>
        <w:t>Ⅲ</w:t>
      </w:r>
    </w:p>
    <w:p w14:paraId="7691246B" w14:textId="77777777" w:rsidR="00FD6543" w:rsidRDefault="00000000">
      <w:pPr>
        <w:tabs>
          <w:tab w:val="right" w:leader="dot" w:pos="8620"/>
        </w:tabs>
        <w:spacing w:line="240" w:lineRule="auto"/>
        <w:rPr>
          <w:rFonts w:ascii="黑体" w:eastAsia="黑体" w:hAnsi="黑体" w:cs="黑体" w:hint="eastAsia"/>
          <w:kern w:val="0"/>
          <w:sz w:val="24"/>
          <w:lang w:val="zh-CN" w:bidi="zh-CN"/>
          <w14:ligatures w14:val="none"/>
        </w:rPr>
      </w:pPr>
      <w:r>
        <w:rPr>
          <w:rFonts w:ascii="黑体" w:eastAsia="黑体" w:hAnsi="黑体" w:cs="黑体"/>
          <w:kern w:val="0"/>
          <w:sz w:val="24"/>
          <w:lang w:val="zh-CN" w:bidi="zh-CN"/>
          <w14:ligatures w14:val="none"/>
        </w:rPr>
        <w:t>评阅教师评审表</w:t>
      </w:r>
      <w:r>
        <w:rPr>
          <w:rFonts w:ascii="黑体" w:eastAsia="黑体" w:hAnsi="黑体" w:cs="黑体"/>
          <w:kern w:val="0"/>
          <w:sz w:val="24"/>
          <w:lang w:val="zh-CN" w:bidi="zh-CN"/>
          <w14:ligatures w14:val="none"/>
        </w:rPr>
        <w:tab/>
        <w:t>Ⅳ</w:t>
      </w:r>
    </w:p>
    <w:p w14:paraId="392F1A4D" w14:textId="77777777" w:rsidR="00FD6543" w:rsidRDefault="00000000">
      <w:pPr>
        <w:tabs>
          <w:tab w:val="right" w:leader="dot" w:pos="8620"/>
        </w:tabs>
        <w:spacing w:line="240" w:lineRule="auto"/>
        <w:rPr>
          <w:rFonts w:ascii="黑体" w:eastAsia="黑体" w:hAnsi="黑体" w:cs="黑体" w:hint="eastAsia"/>
          <w:kern w:val="0"/>
          <w:sz w:val="24"/>
          <w:lang w:bidi="zh-CN"/>
          <w14:ligatures w14:val="none"/>
        </w:rPr>
      </w:pPr>
      <w:r>
        <w:rPr>
          <w:rFonts w:ascii="黑体" w:eastAsia="黑体" w:hAnsi="黑体" w:cs="黑体"/>
          <w:kern w:val="0"/>
          <w:sz w:val="24"/>
          <w:lang w:bidi="zh-CN"/>
          <w14:ligatures w14:val="none"/>
        </w:rPr>
        <w:t>系统测试评定成绩表</w:t>
      </w:r>
      <w:r>
        <w:rPr>
          <w:rFonts w:ascii="黑体" w:eastAsia="黑体" w:hAnsi="黑体" w:cs="黑体"/>
          <w:kern w:val="0"/>
          <w:sz w:val="24"/>
          <w:lang w:val="zh-CN" w:bidi="zh-CN"/>
          <w14:ligatures w14:val="none"/>
        </w:rPr>
        <w:tab/>
        <w:t>Ⅴ</w:t>
      </w:r>
    </w:p>
    <w:p w14:paraId="5F10D882" w14:textId="77777777" w:rsidR="00FD6543" w:rsidRDefault="00000000">
      <w:pPr>
        <w:tabs>
          <w:tab w:val="right" w:leader="dot" w:pos="8620"/>
        </w:tabs>
        <w:spacing w:line="240" w:lineRule="auto"/>
        <w:rPr>
          <w:rFonts w:ascii="黑体" w:eastAsia="黑体" w:hAnsi="黑体" w:cs="黑体" w:hint="eastAsia"/>
          <w:kern w:val="0"/>
          <w:sz w:val="24"/>
          <w:lang w:val="zh-CN" w:bidi="zh-CN"/>
          <w14:ligatures w14:val="none"/>
        </w:rPr>
      </w:pPr>
      <w:r>
        <w:rPr>
          <w:rFonts w:ascii="黑体" w:eastAsia="黑体" w:hAnsi="黑体" w:cs="黑体"/>
          <w:kern w:val="0"/>
          <w:sz w:val="24"/>
          <w:lang w:val="zh-CN" w:bidi="zh-CN"/>
          <w14:ligatures w14:val="none"/>
        </w:rPr>
        <w:t>答辩记录及成绩评定表</w:t>
      </w:r>
      <w:r>
        <w:rPr>
          <w:rFonts w:ascii="黑体" w:eastAsia="黑体" w:hAnsi="黑体" w:cs="黑体"/>
          <w:kern w:val="0"/>
          <w:sz w:val="24"/>
          <w:lang w:val="zh-CN" w:bidi="zh-CN"/>
          <w14:ligatures w14:val="none"/>
        </w:rPr>
        <w:tab/>
        <w:t>Ⅵ</w:t>
      </w:r>
    </w:p>
    <w:p w14:paraId="244ED995" w14:textId="77777777" w:rsidR="00FD6543" w:rsidRDefault="00000000">
      <w:pPr>
        <w:tabs>
          <w:tab w:val="right" w:leader="dot" w:pos="8620"/>
        </w:tabs>
        <w:spacing w:line="240" w:lineRule="auto"/>
        <w:rPr>
          <w:rFonts w:ascii="黑体" w:eastAsia="黑体" w:hAnsi="黑体" w:cs="黑体" w:hint="eastAsia"/>
          <w:kern w:val="0"/>
          <w:sz w:val="24"/>
          <w:lang w:val="zh-CN" w:bidi="zh-CN"/>
          <w14:ligatures w14:val="none"/>
        </w:rPr>
      </w:pPr>
      <w:r>
        <w:rPr>
          <w:rFonts w:ascii="黑体" w:eastAsia="黑体" w:hAnsi="黑体" w:cs="黑体"/>
          <w:kern w:val="0"/>
          <w:sz w:val="24"/>
          <w:lang w:val="zh-CN" w:bidi="zh-CN"/>
          <w14:ligatures w14:val="none"/>
        </w:rPr>
        <w:t>中文摘要</w:t>
      </w:r>
      <w:r>
        <w:rPr>
          <w:rFonts w:ascii="黑体" w:eastAsia="黑体" w:hAnsi="黑体" w:cs="黑体"/>
          <w:kern w:val="0"/>
          <w:sz w:val="24"/>
          <w:lang w:val="zh-CN" w:bidi="zh-CN"/>
          <w14:ligatures w14:val="none"/>
        </w:rPr>
        <w:tab/>
        <w:t>Ⅶ</w:t>
      </w:r>
    </w:p>
    <w:p w14:paraId="2C3323AD" w14:textId="77777777" w:rsidR="00FD6543" w:rsidRDefault="00000000">
      <w:pPr>
        <w:tabs>
          <w:tab w:val="right" w:leader="dot" w:pos="8620"/>
        </w:tabs>
        <w:spacing w:line="240" w:lineRule="auto"/>
        <w:rPr>
          <w:rFonts w:ascii="黑体" w:eastAsia="黑体" w:hAnsi="黑体" w:cs="黑体" w:hint="eastAsia"/>
          <w:b/>
          <w:bCs/>
          <w:kern w:val="0"/>
          <w:sz w:val="22"/>
          <w:szCs w:val="22"/>
          <w:lang w:bidi="zh-CN"/>
          <w14:ligatures w14:val="none"/>
        </w:rPr>
      </w:pPr>
      <w:r>
        <w:rPr>
          <w:rFonts w:ascii="黑体" w:eastAsia="黑体" w:hAnsi="黑体" w:cs="黑体"/>
          <w:kern w:val="0"/>
          <w:sz w:val="24"/>
          <w:lang w:val="zh-CN" w:bidi="zh-CN"/>
          <w14:ligatures w14:val="none"/>
        </w:rPr>
        <w:t>外文摘要</w:t>
      </w:r>
      <w:r>
        <w:rPr>
          <w:rFonts w:ascii="黑体" w:eastAsia="黑体" w:hAnsi="黑体" w:cs="黑体"/>
          <w:kern w:val="0"/>
          <w:sz w:val="24"/>
          <w:lang w:val="zh-CN" w:bidi="zh-CN"/>
          <w14:ligatures w14:val="none"/>
        </w:rPr>
        <w:tab/>
      </w:r>
      <w:r>
        <w:rPr>
          <w:rFonts w:ascii="黑体" w:eastAsia="黑体" w:hAnsi="黑体" w:cs="黑体"/>
          <w:color w:val="000000"/>
          <w:kern w:val="0"/>
          <w:sz w:val="24"/>
          <w:lang w:val="zh-CN" w:bidi="zh-CN"/>
          <w14:ligatures w14:val="none"/>
        </w:rPr>
        <w:t>Ⅷ</w:t>
      </w:r>
    </w:p>
    <w:commentRangeStart w:id="0"/>
    <w:commentRangeStart w:id="1"/>
    <w:p w14:paraId="4E54AB4D" w14:textId="77777777" w:rsidR="00FD6543" w:rsidRDefault="00000000">
      <w:pPr>
        <w:pStyle w:val="TOC1"/>
        <w:tabs>
          <w:tab w:val="left" w:pos="440"/>
          <w:tab w:val="right" w:leader="dot" w:pos="8296"/>
        </w:tabs>
        <w:rPr>
          <w:rFonts w:eastAsiaTheme="minorEastAsia" w:cstheme="minorBidi" w:hint="eastAsia"/>
          <w:kern w:val="2"/>
          <w:sz w:val="22"/>
          <w:szCs w:val="24"/>
          <w14:ligatures w14:val="standardContextual"/>
        </w:rPr>
      </w:pPr>
      <w:r>
        <w:rPr>
          <w:rFonts w:ascii="黑体" w:hAnsi="黑体" w:hint="eastAsia"/>
          <w:b/>
          <w:bCs/>
          <w:sz w:val="36"/>
          <w:szCs w:val="36"/>
        </w:rPr>
        <w:fldChar w:fldCharType="begin"/>
      </w:r>
      <w:r>
        <w:rPr>
          <w:rFonts w:ascii="黑体" w:hAnsi="黑体" w:hint="eastAsia"/>
          <w:b/>
          <w:bCs/>
          <w:sz w:val="36"/>
          <w:szCs w:val="36"/>
        </w:rPr>
        <w:instrText xml:space="preserve"> TOC \o "1-2" \h \z \u </w:instrText>
      </w:r>
      <w:r>
        <w:rPr>
          <w:rFonts w:ascii="黑体" w:hAnsi="黑体" w:hint="eastAsia"/>
          <w:b/>
          <w:bCs/>
          <w:sz w:val="36"/>
          <w:szCs w:val="36"/>
        </w:rPr>
        <w:fldChar w:fldCharType="separate"/>
      </w:r>
      <w:hyperlink w:anchor="_Toc230352959" w:history="1">
        <w:r>
          <w:rPr>
            <w:rStyle w:val="af4"/>
          </w:rPr>
          <w:t>1</w:t>
        </w:r>
        <w:r>
          <w:rPr>
            <w:rFonts w:eastAsiaTheme="minorEastAsia" w:cstheme="minorBidi" w:hint="eastAsia"/>
            <w:kern w:val="2"/>
            <w:sz w:val="22"/>
            <w:szCs w:val="24"/>
            <w14:ligatures w14:val="standardContextual"/>
          </w:rPr>
          <w:tab/>
        </w:r>
        <w:r>
          <w:rPr>
            <w:rStyle w:val="af4"/>
          </w:rPr>
          <w:t>引言</w:t>
        </w:r>
        <w:r>
          <w:rPr>
            <w:rFonts w:hint="eastAsia"/>
          </w:rPr>
          <w:tab/>
        </w:r>
        <w:r>
          <w:rPr>
            <w:rFonts w:hint="eastAsia"/>
          </w:rPr>
          <w:fldChar w:fldCharType="begin"/>
        </w:r>
        <w:r>
          <w:rPr>
            <w:rFonts w:hint="eastAsia"/>
          </w:rPr>
          <w:instrText xml:space="preserve"> </w:instrText>
        </w:r>
        <w:r>
          <w:instrText>PAGEREF _Toc230352959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13C8BCE"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60" w:history="1">
        <w:r>
          <w:rPr>
            <w:rStyle w:val="af4"/>
          </w:rPr>
          <w:t>1.1</w:t>
        </w:r>
        <w:r>
          <w:rPr>
            <w:rStyle w:val="af4"/>
            <w14:shadow w14:blurRad="38100" w14:dist="19050" w14:dir="2700000" w14:sx="100000" w14:sy="100000" w14:kx="0" w14:ky="0" w14:algn="tl">
              <w14:schemeClr w14:val="dk1">
                <w14:alpha w14:val="60000"/>
              </w14:schemeClr>
            </w14:shadow>
          </w:rPr>
          <w:t>选题背景及意义</w:t>
        </w:r>
        <w:r>
          <w:rPr>
            <w:rFonts w:hint="eastAsia"/>
          </w:rPr>
          <w:tab/>
        </w:r>
        <w:r>
          <w:rPr>
            <w:rFonts w:hint="eastAsia"/>
          </w:rPr>
          <w:fldChar w:fldCharType="begin"/>
        </w:r>
        <w:r>
          <w:rPr>
            <w:rFonts w:hint="eastAsia"/>
          </w:rPr>
          <w:instrText xml:space="preserve"> </w:instrText>
        </w:r>
        <w:r>
          <w:instrText>PAGEREF _Toc230352960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ACC27B8"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61" w:history="1">
        <w:r>
          <w:rPr>
            <w:rStyle w:val="af4"/>
          </w:rPr>
          <w:t>1.2</w:t>
        </w:r>
        <w:r>
          <w:rPr>
            <w:rStyle w:val="af4"/>
            <w14:shadow w14:blurRad="38100" w14:dist="19050" w14:dir="2700000" w14:sx="100000" w14:sy="100000" w14:kx="0" w14:ky="0" w14:algn="tl">
              <w14:schemeClr w14:val="dk1">
                <w14:alpha w14:val="60000"/>
              </w14:schemeClr>
            </w14:shadow>
          </w:rPr>
          <w:t xml:space="preserve"> </w:t>
        </w:r>
        <w:r>
          <w:rPr>
            <w:rStyle w:val="af4"/>
            <w:rFonts w:ascii="Times New Roman" w:hAnsi="Times New Roman"/>
            <w14:shadow w14:blurRad="38100" w14:dist="19050" w14:dir="2700000" w14:sx="100000" w14:sy="100000" w14:kx="0" w14:ky="0" w14:algn="tl">
              <w14:schemeClr w14:val="dk1">
                <w14:alpha w14:val="60000"/>
              </w14:schemeClr>
            </w14:shadow>
          </w:rPr>
          <w:t>国内外现状分析</w:t>
        </w:r>
        <w:r>
          <w:rPr>
            <w:rFonts w:hint="eastAsia"/>
          </w:rPr>
          <w:tab/>
        </w:r>
        <w:r>
          <w:rPr>
            <w:rFonts w:hint="eastAsia"/>
          </w:rPr>
          <w:fldChar w:fldCharType="begin"/>
        </w:r>
        <w:r>
          <w:rPr>
            <w:rFonts w:hint="eastAsia"/>
          </w:rPr>
          <w:instrText xml:space="preserve"> </w:instrText>
        </w:r>
        <w:r>
          <w:instrText>PAGEREF _Toc230352961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51C7510"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62" w:history="1">
        <w:r>
          <w:rPr>
            <w:rStyle w:val="af4"/>
          </w:rPr>
          <w:t>1.4</w:t>
        </w:r>
        <w:r>
          <w:rPr>
            <w:rStyle w:val="af4"/>
          </w:rPr>
          <w:t>本文主要研究内容与工作安排</w:t>
        </w:r>
        <w:r>
          <w:rPr>
            <w:rFonts w:hint="eastAsia"/>
          </w:rPr>
          <w:tab/>
        </w:r>
        <w:r>
          <w:rPr>
            <w:rFonts w:hint="eastAsia"/>
          </w:rPr>
          <w:fldChar w:fldCharType="begin"/>
        </w:r>
        <w:r>
          <w:rPr>
            <w:rFonts w:hint="eastAsia"/>
          </w:rPr>
          <w:instrText xml:space="preserve"> </w:instrText>
        </w:r>
        <w:r>
          <w:instrText>PAGEREF _Toc230352962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FC3E1FE"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63" w:history="1">
        <w:r>
          <w:rPr>
            <w:rStyle w:val="af4"/>
          </w:rPr>
          <w:t xml:space="preserve">1.5 </w:t>
        </w:r>
        <w:r>
          <w:rPr>
            <w:rStyle w:val="af4"/>
          </w:rPr>
          <w:t>论文组织结构</w:t>
        </w:r>
        <w:r>
          <w:rPr>
            <w:rFonts w:hint="eastAsia"/>
          </w:rPr>
          <w:tab/>
        </w:r>
        <w:r>
          <w:rPr>
            <w:rFonts w:hint="eastAsia"/>
          </w:rPr>
          <w:fldChar w:fldCharType="begin"/>
        </w:r>
        <w:r>
          <w:rPr>
            <w:rFonts w:hint="eastAsia"/>
          </w:rPr>
          <w:instrText xml:space="preserve"> </w:instrText>
        </w:r>
        <w:r>
          <w:instrText>PAGEREF _Toc230352963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8C1BEC9" w14:textId="77777777" w:rsidR="00FD6543" w:rsidRDefault="00000000">
      <w:pPr>
        <w:pStyle w:val="TOC1"/>
        <w:tabs>
          <w:tab w:val="left" w:pos="440"/>
          <w:tab w:val="right" w:leader="dot" w:pos="8296"/>
        </w:tabs>
        <w:rPr>
          <w:rFonts w:eastAsiaTheme="minorEastAsia" w:cstheme="minorBidi" w:hint="eastAsia"/>
          <w:kern w:val="2"/>
          <w:sz w:val="22"/>
          <w:szCs w:val="24"/>
          <w14:ligatures w14:val="standardContextual"/>
        </w:rPr>
      </w:pPr>
      <w:hyperlink w:anchor="_Toc230352964" w:history="1">
        <w:r>
          <w:rPr>
            <w:rStyle w:val="af4"/>
          </w:rPr>
          <w:t>2</w:t>
        </w:r>
        <w:r>
          <w:rPr>
            <w:rFonts w:eastAsiaTheme="minorEastAsia" w:cstheme="minorBidi" w:hint="eastAsia"/>
            <w:kern w:val="2"/>
            <w:sz w:val="22"/>
            <w:szCs w:val="24"/>
            <w14:ligatures w14:val="standardContextual"/>
          </w:rPr>
          <w:tab/>
        </w:r>
        <w:r>
          <w:rPr>
            <w:rStyle w:val="af4"/>
          </w:rPr>
          <w:t>相关理论介绍</w:t>
        </w:r>
        <w:r>
          <w:rPr>
            <w:rFonts w:hint="eastAsia"/>
          </w:rPr>
          <w:tab/>
        </w:r>
        <w:r>
          <w:rPr>
            <w:rFonts w:hint="eastAsia"/>
          </w:rPr>
          <w:fldChar w:fldCharType="begin"/>
        </w:r>
        <w:r>
          <w:rPr>
            <w:rFonts w:hint="eastAsia"/>
          </w:rPr>
          <w:instrText xml:space="preserve"> </w:instrText>
        </w:r>
        <w:r>
          <w:instrText>PAGEREF _Toc230352964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BC12C57" w14:textId="77777777" w:rsidR="00FD6543" w:rsidRDefault="00000000">
      <w:pPr>
        <w:pStyle w:val="TOC2"/>
        <w:tabs>
          <w:tab w:val="left" w:pos="1320"/>
          <w:tab w:val="right" w:leader="dot" w:pos="8296"/>
        </w:tabs>
        <w:ind w:firstLine="480"/>
        <w:rPr>
          <w:rFonts w:eastAsiaTheme="minorEastAsia" w:cstheme="minorBidi" w:hint="eastAsia"/>
          <w:kern w:val="2"/>
          <w:sz w:val="22"/>
          <w:szCs w:val="24"/>
          <w14:ligatures w14:val="standardContextual"/>
        </w:rPr>
      </w:pPr>
      <w:hyperlink w:anchor="_Toc230352965" w:history="1">
        <w:r>
          <w:rPr>
            <w:rStyle w:val="af4"/>
          </w:rPr>
          <w:t>2.1</w:t>
        </w:r>
        <w:r>
          <w:rPr>
            <w:rFonts w:eastAsiaTheme="minorEastAsia" w:cstheme="minorBidi" w:hint="eastAsia"/>
            <w:kern w:val="2"/>
            <w:sz w:val="22"/>
            <w:szCs w:val="24"/>
            <w14:ligatures w14:val="standardContextual"/>
          </w:rPr>
          <w:tab/>
        </w:r>
        <w:r>
          <w:rPr>
            <w:rStyle w:val="af4"/>
          </w:rPr>
          <w:t>YOLO v11</w:t>
        </w:r>
        <w:r>
          <w:rPr>
            <w:rStyle w:val="af4"/>
          </w:rPr>
          <w:t>算法介绍</w:t>
        </w:r>
        <w:r>
          <w:rPr>
            <w:rFonts w:hint="eastAsia"/>
          </w:rPr>
          <w:tab/>
        </w:r>
        <w:r>
          <w:rPr>
            <w:rFonts w:hint="eastAsia"/>
          </w:rPr>
          <w:fldChar w:fldCharType="begin"/>
        </w:r>
        <w:r>
          <w:rPr>
            <w:rFonts w:hint="eastAsia"/>
          </w:rPr>
          <w:instrText xml:space="preserve"> </w:instrText>
        </w:r>
        <w:r>
          <w:instrText>PAGEREF _Toc230352965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CCEE13D"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66" w:history="1">
        <w:r>
          <w:rPr>
            <w:rStyle w:val="af4"/>
          </w:rPr>
          <w:t>2.2</w:t>
        </w:r>
        <w:r>
          <w:rPr>
            <w:rStyle w:val="af4"/>
          </w:rPr>
          <w:t>表情识别模型</w:t>
        </w:r>
        <w:r>
          <w:rPr>
            <w:rFonts w:hint="eastAsia"/>
          </w:rPr>
          <w:tab/>
        </w:r>
        <w:r>
          <w:rPr>
            <w:rFonts w:hint="eastAsia"/>
          </w:rPr>
          <w:fldChar w:fldCharType="begin"/>
        </w:r>
        <w:r>
          <w:rPr>
            <w:rFonts w:hint="eastAsia"/>
          </w:rPr>
          <w:instrText xml:space="preserve"> </w:instrText>
        </w:r>
        <w:r>
          <w:instrText>PAGEREF _Toc230352966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7A3E6FC"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67" w:history="1">
        <w:r>
          <w:rPr>
            <w:rStyle w:val="af4"/>
          </w:rPr>
          <w:t>2.3</w:t>
        </w:r>
        <w:r>
          <w:rPr>
            <w:rStyle w:val="af4"/>
          </w:rPr>
          <w:t>专注度理论</w:t>
        </w:r>
        <w:r>
          <w:rPr>
            <w:rFonts w:hint="eastAsia"/>
          </w:rPr>
          <w:tab/>
        </w:r>
        <w:r>
          <w:rPr>
            <w:rFonts w:hint="eastAsia"/>
          </w:rPr>
          <w:fldChar w:fldCharType="begin"/>
        </w:r>
        <w:r>
          <w:rPr>
            <w:rFonts w:hint="eastAsia"/>
          </w:rPr>
          <w:instrText xml:space="preserve"> </w:instrText>
        </w:r>
        <w:r>
          <w:instrText>PAGEREF _Toc230352967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5E114E8"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68" w:history="1">
        <w:r>
          <w:rPr>
            <w:rStyle w:val="af4"/>
          </w:rPr>
          <w:t>2.4</w:t>
        </w:r>
        <w:r>
          <w:rPr>
            <w:rStyle w:val="af4"/>
          </w:rPr>
          <w:t>基于视觉特征的识别方法</w:t>
        </w:r>
        <w:r>
          <w:rPr>
            <w:rFonts w:hint="eastAsia"/>
          </w:rPr>
          <w:tab/>
        </w:r>
        <w:r>
          <w:rPr>
            <w:rFonts w:hint="eastAsia"/>
          </w:rPr>
          <w:fldChar w:fldCharType="begin"/>
        </w:r>
        <w:r>
          <w:rPr>
            <w:rFonts w:hint="eastAsia"/>
          </w:rPr>
          <w:instrText xml:space="preserve"> </w:instrText>
        </w:r>
        <w:r>
          <w:instrText>PAGEREF _Toc230352968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36EBED6F"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69" w:history="1">
        <w:r>
          <w:rPr>
            <w:rStyle w:val="af4"/>
          </w:rPr>
          <w:t>2.5</w:t>
        </w:r>
        <w:r>
          <w:rPr>
            <w:rStyle w:val="af4"/>
          </w:rPr>
          <w:t>课堂专注度的内涵</w:t>
        </w:r>
        <w:r>
          <w:rPr>
            <w:rFonts w:hint="eastAsia"/>
          </w:rPr>
          <w:tab/>
        </w:r>
        <w:r>
          <w:rPr>
            <w:rFonts w:hint="eastAsia"/>
          </w:rPr>
          <w:fldChar w:fldCharType="begin"/>
        </w:r>
        <w:r>
          <w:rPr>
            <w:rFonts w:hint="eastAsia"/>
          </w:rPr>
          <w:instrText xml:space="preserve"> </w:instrText>
        </w:r>
        <w:r>
          <w:instrText>PAGEREF _Toc230352969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14009D69"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70" w:history="1">
        <w:r>
          <w:rPr>
            <w:rStyle w:val="af4"/>
          </w:rPr>
          <w:t>2.6</w:t>
        </w:r>
        <w:r>
          <w:rPr>
            <w:rStyle w:val="af4"/>
          </w:rPr>
          <w:t>课堂专注度</w:t>
        </w:r>
        <w:r>
          <w:rPr>
            <w:rFonts w:hint="eastAsia"/>
          </w:rPr>
          <w:tab/>
        </w:r>
        <w:r>
          <w:rPr>
            <w:rFonts w:hint="eastAsia"/>
          </w:rPr>
          <w:fldChar w:fldCharType="begin"/>
        </w:r>
        <w:r>
          <w:rPr>
            <w:rFonts w:hint="eastAsia"/>
          </w:rPr>
          <w:instrText xml:space="preserve"> </w:instrText>
        </w:r>
        <w:r>
          <w:instrText>PAGEREF _Toc230352970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6A36FB3" w14:textId="77777777" w:rsidR="00FD6543" w:rsidRDefault="00000000">
      <w:pPr>
        <w:pStyle w:val="TOC1"/>
        <w:tabs>
          <w:tab w:val="left" w:pos="440"/>
          <w:tab w:val="right" w:leader="dot" w:pos="8296"/>
        </w:tabs>
        <w:rPr>
          <w:rFonts w:eastAsiaTheme="minorEastAsia" w:cstheme="minorBidi" w:hint="eastAsia"/>
          <w:kern w:val="2"/>
          <w:sz w:val="22"/>
          <w:szCs w:val="24"/>
          <w14:ligatures w14:val="standardContextual"/>
        </w:rPr>
      </w:pPr>
      <w:hyperlink w:anchor="_Toc230352971" w:history="1">
        <w:r>
          <w:rPr>
            <w:rStyle w:val="af4"/>
          </w:rPr>
          <w:t>3</w:t>
        </w:r>
        <w:r>
          <w:rPr>
            <w:rFonts w:eastAsiaTheme="minorEastAsia" w:cstheme="minorBidi" w:hint="eastAsia"/>
            <w:kern w:val="2"/>
            <w:sz w:val="22"/>
            <w:szCs w:val="24"/>
            <w14:ligatures w14:val="standardContextual"/>
          </w:rPr>
          <w:tab/>
        </w:r>
        <w:r>
          <w:rPr>
            <w:rStyle w:val="af4"/>
          </w:rPr>
          <w:t>需求分析与总体设计</w:t>
        </w:r>
        <w:r>
          <w:rPr>
            <w:rFonts w:hint="eastAsia"/>
          </w:rPr>
          <w:tab/>
        </w:r>
        <w:r>
          <w:rPr>
            <w:rFonts w:hint="eastAsia"/>
          </w:rPr>
          <w:fldChar w:fldCharType="begin"/>
        </w:r>
        <w:r>
          <w:rPr>
            <w:rFonts w:hint="eastAsia"/>
          </w:rPr>
          <w:instrText xml:space="preserve"> </w:instrText>
        </w:r>
        <w:r>
          <w:instrText>PAGEREF _Toc230352971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77012CD2"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72" w:history="1">
        <w:r>
          <w:rPr>
            <w:rStyle w:val="af4"/>
          </w:rPr>
          <w:t xml:space="preserve">3.1 </w:t>
        </w:r>
        <w:r>
          <w:rPr>
            <w:rStyle w:val="af4"/>
          </w:rPr>
          <w:t>系统建设目标</w:t>
        </w:r>
        <w:r>
          <w:rPr>
            <w:rFonts w:hint="eastAsia"/>
          </w:rPr>
          <w:tab/>
        </w:r>
        <w:r>
          <w:rPr>
            <w:rFonts w:hint="eastAsia"/>
          </w:rPr>
          <w:fldChar w:fldCharType="begin"/>
        </w:r>
        <w:r>
          <w:rPr>
            <w:rFonts w:hint="eastAsia"/>
          </w:rPr>
          <w:instrText xml:space="preserve"> </w:instrText>
        </w:r>
        <w:r>
          <w:instrText>PAGEREF _Toc230352972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3216BCE"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73" w:history="1">
        <w:r>
          <w:rPr>
            <w:rStyle w:val="af4"/>
          </w:rPr>
          <w:t xml:space="preserve">3.2 </w:t>
        </w:r>
        <w:r>
          <w:rPr>
            <w:rStyle w:val="af4"/>
          </w:rPr>
          <w:t>需求分析</w:t>
        </w:r>
        <w:r>
          <w:rPr>
            <w:rFonts w:hint="eastAsia"/>
          </w:rPr>
          <w:tab/>
        </w:r>
        <w:r>
          <w:rPr>
            <w:rFonts w:hint="eastAsia"/>
          </w:rPr>
          <w:fldChar w:fldCharType="begin"/>
        </w:r>
        <w:r>
          <w:rPr>
            <w:rFonts w:hint="eastAsia"/>
          </w:rPr>
          <w:instrText xml:space="preserve"> </w:instrText>
        </w:r>
        <w:r>
          <w:instrText>PAGEREF _Toc230352973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34316686"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74" w:history="1">
        <w:r>
          <w:rPr>
            <w:rStyle w:val="af4"/>
          </w:rPr>
          <w:t>3.3</w:t>
        </w:r>
        <w:r>
          <w:rPr>
            <w:rStyle w:val="af4"/>
          </w:rPr>
          <w:t>系统总体架构设计</w:t>
        </w:r>
        <w:r>
          <w:rPr>
            <w:rFonts w:hint="eastAsia"/>
          </w:rPr>
          <w:tab/>
        </w:r>
        <w:r>
          <w:rPr>
            <w:rFonts w:hint="eastAsia"/>
          </w:rPr>
          <w:fldChar w:fldCharType="begin"/>
        </w:r>
        <w:r>
          <w:rPr>
            <w:rFonts w:hint="eastAsia"/>
          </w:rPr>
          <w:instrText xml:space="preserve"> </w:instrText>
        </w:r>
        <w:r>
          <w:instrText>PAGEREF _Toc230352974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6636EE5C"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75" w:history="1">
        <w:r>
          <w:rPr>
            <w:rStyle w:val="af4"/>
          </w:rPr>
          <w:t>3.4</w:t>
        </w:r>
        <w:r>
          <w:rPr>
            <w:rStyle w:val="af4"/>
          </w:rPr>
          <w:t>系统流程设计</w:t>
        </w:r>
        <w:r>
          <w:rPr>
            <w:rFonts w:hint="eastAsia"/>
          </w:rPr>
          <w:tab/>
        </w:r>
        <w:r>
          <w:rPr>
            <w:rFonts w:hint="eastAsia"/>
          </w:rPr>
          <w:fldChar w:fldCharType="begin"/>
        </w:r>
        <w:r>
          <w:rPr>
            <w:rFonts w:hint="eastAsia"/>
          </w:rPr>
          <w:instrText xml:space="preserve"> </w:instrText>
        </w:r>
        <w:r>
          <w:instrText>PAGEREF _Toc230352975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64631B6F" w14:textId="77777777" w:rsidR="00FD6543" w:rsidRDefault="00000000">
      <w:pPr>
        <w:pStyle w:val="TOC1"/>
        <w:tabs>
          <w:tab w:val="left" w:pos="440"/>
          <w:tab w:val="right" w:leader="dot" w:pos="8296"/>
        </w:tabs>
        <w:rPr>
          <w:rFonts w:eastAsiaTheme="minorEastAsia" w:cstheme="minorBidi" w:hint="eastAsia"/>
          <w:kern w:val="2"/>
          <w:sz w:val="22"/>
          <w:szCs w:val="24"/>
          <w14:ligatures w14:val="standardContextual"/>
        </w:rPr>
      </w:pPr>
      <w:hyperlink w:anchor="_Toc230352976" w:history="1">
        <w:r>
          <w:rPr>
            <w:rStyle w:val="af4"/>
          </w:rPr>
          <w:t>4</w:t>
        </w:r>
        <w:r>
          <w:rPr>
            <w:rFonts w:eastAsiaTheme="minorEastAsia" w:cstheme="minorBidi" w:hint="eastAsia"/>
            <w:kern w:val="2"/>
            <w:sz w:val="22"/>
            <w:szCs w:val="24"/>
            <w14:ligatures w14:val="standardContextual"/>
          </w:rPr>
          <w:tab/>
        </w:r>
        <w:r>
          <w:rPr>
            <w:rStyle w:val="af4"/>
          </w:rPr>
          <w:t>关键方法设计</w:t>
        </w:r>
        <w:r>
          <w:rPr>
            <w:rFonts w:hint="eastAsia"/>
          </w:rPr>
          <w:tab/>
        </w:r>
        <w:r>
          <w:rPr>
            <w:rFonts w:hint="eastAsia"/>
          </w:rPr>
          <w:fldChar w:fldCharType="begin"/>
        </w:r>
        <w:r>
          <w:rPr>
            <w:rFonts w:hint="eastAsia"/>
          </w:rPr>
          <w:instrText xml:space="preserve"> </w:instrText>
        </w:r>
        <w:r>
          <w:instrText>PAGEREF _Toc230352976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49204D43"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77" w:history="1">
        <w:r>
          <w:rPr>
            <w:rStyle w:val="af4"/>
          </w:rPr>
          <w:t xml:space="preserve">4.1 </w:t>
        </w:r>
        <w:r>
          <w:rPr>
            <w:rStyle w:val="af4"/>
          </w:rPr>
          <w:t>本章概述</w:t>
        </w:r>
        <w:r>
          <w:rPr>
            <w:rFonts w:hint="eastAsia"/>
          </w:rPr>
          <w:tab/>
        </w:r>
        <w:r>
          <w:rPr>
            <w:rFonts w:hint="eastAsia"/>
          </w:rPr>
          <w:fldChar w:fldCharType="begin"/>
        </w:r>
        <w:r>
          <w:rPr>
            <w:rFonts w:hint="eastAsia"/>
          </w:rPr>
          <w:instrText xml:space="preserve"> </w:instrText>
        </w:r>
        <w:r>
          <w:instrText>PAGEREF _Toc230352977 \h</w:instrText>
        </w:r>
        <w:r>
          <w:rPr>
            <w:rFonts w:hint="eastAsia"/>
          </w:rPr>
          <w:instrText xml:space="preserve"> </w:instrText>
        </w:r>
        <w:r>
          <w:rPr>
            <w:rFonts w:hint="eastAsia"/>
          </w:rPr>
        </w:r>
        <w:r>
          <w:rPr>
            <w:rFonts w:hint="eastAsia"/>
          </w:rPr>
          <w:fldChar w:fldCharType="separate"/>
        </w:r>
        <w:r>
          <w:rPr>
            <w:b/>
          </w:rPr>
          <w:t>错误！未定义书签。</w:t>
        </w:r>
        <w:r>
          <w:rPr>
            <w:rFonts w:hint="eastAsia"/>
          </w:rPr>
          <w:fldChar w:fldCharType="end"/>
        </w:r>
      </w:hyperlink>
    </w:p>
    <w:p w14:paraId="7740D84E"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78" w:history="1">
        <w:r>
          <w:rPr>
            <w:rStyle w:val="af4"/>
          </w:rPr>
          <w:t xml:space="preserve">4.2 </w:t>
        </w:r>
        <w:r>
          <w:rPr>
            <w:rStyle w:val="af4"/>
          </w:rPr>
          <w:t>人脸检测方法设计</w:t>
        </w:r>
        <w:r>
          <w:rPr>
            <w:rFonts w:hint="eastAsia"/>
          </w:rPr>
          <w:tab/>
        </w:r>
        <w:r>
          <w:rPr>
            <w:rFonts w:hint="eastAsia"/>
          </w:rPr>
          <w:fldChar w:fldCharType="begin"/>
        </w:r>
        <w:r>
          <w:rPr>
            <w:rFonts w:hint="eastAsia"/>
          </w:rPr>
          <w:instrText xml:space="preserve"> </w:instrText>
        </w:r>
        <w:r>
          <w:instrText>PAGEREF _Toc230352978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0DB727CB"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79" w:history="1">
        <w:r>
          <w:rPr>
            <w:rStyle w:val="af4"/>
          </w:rPr>
          <w:t xml:space="preserve">4.3 </w:t>
        </w:r>
        <w:r>
          <w:rPr>
            <w:rStyle w:val="af4"/>
          </w:rPr>
          <w:t>面部情绪识别方法设计</w:t>
        </w:r>
        <w:r>
          <w:rPr>
            <w:rFonts w:hint="eastAsia"/>
          </w:rPr>
          <w:tab/>
        </w:r>
        <w:r>
          <w:rPr>
            <w:rFonts w:hint="eastAsia"/>
          </w:rPr>
          <w:fldChar w:fldCharType="begin"/>
        </w:r>
        <w:r>
          <w:rPr>
            <w:rFonts w:hint="eastAsia"/>
          </w:rPr>
          <w:instrText xml:space="preserve"> </w:instrText>
        </w:r>
        <w:r>
          <w:instrText>PAGEREF _Toc230352979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467E492C"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80" w:history="1">
        <w:r>
          <w:rPr>
            <w:rStyle w:val="af4"/>
          </w:rPr>
          <w:t xml:space="preserve">4.4 </w:t>
        </w:r>
        <w:r>
          <w:rPr>
            <w:rStyle w:val="af4"/>
          </w:rPr>
          <w:t>专注度分数构建方法</w:t>
        </w:r>
        <w:r>
          <w:rPr>
            <w:rFonts w:hint="eastAsia"/>
          </w:rPr>
          <w:tab/>
        </w:r>
        <w:r>
          <w:rPr>
            <w:rFonts w:hint="eastAsia"/>
          </w:rPr>
          <w:fldChar w:fldCharType="begin"/>
        </w:r>
        <w:r>
          <w:rPr>
            <w:rFonts w:hint="eastAsia"/>
          </w:rPr>
          <w:instrText xml:space="preserve"> </w:instrText>
        </w:r>
        <w:r>
          <w:instrText>PAGEREF _Toc230352980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75CA0030"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81" w:history="1">
        <w:r>
          <w:rPr>
            <w:rStyle w:val="af4"/>
          </w:rPr>
          <w:t xml:space="preserve">4.5 </w:t>
        </w:r>
        <w:r>
          <w:rPr>
            <w:rStyle w:val="af4"/>
          </w:rPr>
          <w:t>数据存储与结果可追溯设计</w:t>
        </w:r>
        <w:r>
          <w:rPr>
            <w:rFonts w:hint="eastAsia"/>
          </w:rPr>
          <w:tab/>
        </w:r>
        <w:r>
          <w:rPr>
            <w:rFonts w:hint="eastAsia"/>
          </w:rPr>
          <w:fldChar w:fldCharType="begin"/>
        </w:r>
        <w:r>
          <w:rPr>
            <w:rFonts w:hint="eastAsia"/>
          </w:rPr>
          <w:instrText xml:space="preserve"> </w:instrText>
        </w:r>
        <w:r>
          <w:instrText>PAGEREF _Toc230352981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61761E28"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82" w:history="1">
        <w:r>
          <w:rPr>
            <w:rStyle w:val="af4"/>
          </w:rPr>
          <w:t>4.6</w:t>
        </w:r>
        <w:r>
          <w:rPr>
            <w:rStyle w:val="af4"/>
          </w:rPr>
          <w:t>数据处理</w:t>
        </w:r>
        <w:r>
          <w:rPr>
            <w:rFonts w:hint="eastAsia"/>
          </w:rPr>
          <w:tab/>
        </w:r>
        <w:r>
          <w:rPr>
            <w:rFonts w:hint="eastAsia"/>
          </w:rPr>
          <w:fldChar w:fldCharType="begin"/>
        </w:r>
        <w:r>
          <w:rPr>
            <w:rFonts w:hint="eastAsia"/>
          </w:rPr>
          <w:instrText xml:space="preserve"> </w:instrText>
        </w:r>
        <w:r>
          <w:instrText>PAGEREF _Toc230352982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0B6FD3F4" w14:textId="77777777" w:rsidR="00FD6543" w:rsidRDefault="00000000">
      <w:pPr>
        <w:pStyle w:val="TOC1"/>
        <w:tabs>
          <w:tab w:val="left" w:pos="440"/>
          <w:tab w:val="right" w:leader="dot" w:pos="8296"/>
        </w:tabs>
        <w:rPr>
          <w:rFonts w:eastAsiaTheme="minorEastAsia" w:cstheme="minorBidi" w:hint="eastAsia"/>
          <w:kern w:val="2"/>
          <w:sz w:val="22"/>
          <w:szCs w:val="24"/>
          <w14:ligatures w14:val="standardContextual"/>
        </w:rPr>
      </w:pPr>
      <w:hyperlink w:anchor="_Toc230352983" w:history="1">
        <w:r>
          <w:rPr>
            <w:rStyle w:val="af4"/>
          </w:rPr>
          <w:t>5</w:t>
        </w:r>
        <w:r>
          <w:rPr>
            <w:rFonts w:eastAsiaTheme="minorEastAsia" w:cstheme="minorBidi" w:hint="eastAsia"/>
            <w:kern w:val="2"/>
            <w:sz w:val="22"/>
            <w:szCs w:val="24"/>
            <w14:ligatures w14:val="standardContextual"/>
          </w:rPr>
          <w:tab/>
        </w:r>
        <w:r>
          <w:rPr>
            <w:rStyle w:val="af4"/>
          </w:rPr>
          <w:t>系统实现</w:t>
        </w:r>
        <w:r>
          <w:rPr>
            <w:rFonts w:hint="eastAsia"/>
          </w:rPr>
          <w:tab/>
        </w:r>
        <w:r>
          <w:rPr>
            <w:rFonts w:hint="eastAsia"/>
          </w:rPr>
          <w:fldChar w:fldCharType="begin"/>
        </w:r>
        <w:r>
          <w:rPr>
            <w:rFonts w:hint="eastAsia"/>
          </w:rPr>
          <w:instrText xml:space="preserve"> </w:instrText>
        </w:r>
        <w:r>
          <w:instrText>PAGEREF _Toc230352983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5C22EEF0"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84" w:history="1">
        <w:r>
          <w:rPr>
            <w:rStyle w:val="af4"/>
          </w:rPr>
          <w:t xml:space="preserve">5.1 </w:t>
        </w:r>
        <w:r>
          <w:rPr>
            <w:rStyle w:val="af4"/>
          </w:rPr>
          <w:t>开发环境与技术栈</w:t>
        </w:r>
        <w:r>
          <w:rPr>
            <w:rFonts w:hint="eastAsia"/>
          </w:rPr>
          <w:tab/>
        </w:r>
        <w:r>
          <w:rPr>
            <w:rFonts w:hint="eastAsia"/>
          </w:rPr>
          <w:fldChar w:fldCharType="begin"/>
        </w:r>
        <w:r>
          <w:rPr>
            <w:rFonts w:hint="eastAsia"/>
          </w:rPr>
          <w:instrText xml:space="preserve"> </w:instrText>
        </w:r>
        <w:r>
          <w:instrText>PAGEREF _Toc230352984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433548FA"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85" w:history="1">
        <w:r>
          <w:rPr>
            <w:rStyle w:val="af4"/>
          </w:rPr>
          <w:t xml:space="preserve">5.2 </w:t>
        </w:r>
        <w:r>
          <w:rPr>
            <w:rStyle w:val="af4"/>
          </w:rPr>
          <w:t>系统总体实现结构</w:t>
        </w:r>
        <w:r>
          <w:rPr>
            <w:rFonts w:hint="eastAsia"/>
          </w:rPr>
          <w:tab/>
        </w:r>
        <w:r>
          <w:rPr>
            <w:rFonts w:hint="eastAsia"/>
          </w:rPr>
          <w:fldChar w:fldCharType="begin"/>
        </w:r>
        <w:r>
          <w:rPr>
            <w:rFonts w:hint="eastAsia"/>
          </w:rPr>
          <w:instrText xml:space="preserve"> </w:instrText>
        </w:r>
        <w:r>
          <w:instrText>PAGEREF _Toc230352985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6E3D65DA"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86" w:history="1">
        <w:r>
          <w:rPr>
            <w:rStyle w:val="af4"/>
          </w:rPr>
          <w:t xml:space="preserve">5.3 </w:t>
        </w:r>
        <w:r>
          <w:rPr>
            <w:rStyle w:val="af4"/>
          </w:rPr>
          <w:t>核心功能模块实现</w:t>
        </w:r>
        <w:r>
          <w:rPr>
            <w:rFonts w:hint="eastAsia"/>
          </w:rPr>
          <w:tab/>
        </w:r>
        <w:r>
          <w:rPr>
            <w:rFonts w:hint="eastAsia"/>
          </w:rPr>
          <w:fldChar w:fldCharType="begin"/>
        </w:r>
        <w:r>
          <w:rPr>
            <w:rFonts w:hint="eastAsia"/>
          </w:rPr>
          <w:instrText xml:space="preserve"> </w:instrText>
        </w:r>
        <w:r>
          <w:instrText>PAGEREF _Toc230352986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44793D87"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87" w:history="1">
        <w:r>
          <w:rPr>
            <w:rStyle w:val="af4"/>
          </w:rPr>
          <w:t xml:space="preserve">5.4 </w:t>
        </w:r>
        <w:r>
          <w:rPr>
            <w:rStyle w:val="af4"/>
          </w:rPr>
          <w:t>数据存储模块实现</w:t>
        </w:r>
        <w:r>
          <w:rPr>
            <w:rFonts w:hint="eastAsia"/>
          </w:rPr>
          <w:tab/>
        </w:r>
        <w:r>
          <w:rPr>
            <w:rFonts w:hint="eastAsia"/>
          </w:rPr>
          <w:fldChar w:fldCharType="begin"/>
        </w:r>
        <w:r>
          <w:rPr>
            <w:rFonts w:hint="eastAsia"/>
          </w:rPr>
          <w:instrText xml:space="preserve"> </w:instrText>
        </w:r>
        <w:r>
          <w:instrText>PAGEREF _Toc230352987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7A3A3C15"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88" w:history="1">
        <w:r>
          <w:rPr>
            <w:rStyle w:val="af4"/>
          </w:rPr>
          <w:t xml:space="preserve">5.5 </w:t>
        </w:r>
        <w:r>
          <w:rPr>
            <w:rStyle w:val="af4"/>
          </w:rPr>
          <w:t>离线报告生成实现</w:t>
        </w:r>
        <w:r>
          <w:rPr>
            <w:rFonts w:hint="eastAsia"/>
          </w:rPr>
          <w:tab/>
        </w:r>
        <w:r>
          <w:rPr>
            <w:rFonts w:hint="eastAsia"/>
          </w:rPr>
          <w:fldChar w:fldCharType="begin"/>
        </w:r>
        <w:r>
          <w:rPr>
            <w:rFonts w:hint="eastAsia"/>
          </w:rPr>
          <w:instrText xml:space="preserve"> </w:instrText>
        </w:r>
        <w:r>
          <w:instrText>PAGEREF _Toc230352988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271FDBE1" w14:textId="77777777" w:rsidR="00FD6543" w:rsidRDefault="00000000">
      <w:pPr>
        <w:pStyle w:val="TOC1"/>
        <w:tabs>
          <w:tab w:val="left" w:pos="440"/>
          <w:tab w:val="right" w:leader="dot" w:pos="8296"/>
        </w:tabs>
        <w:rPr>
          <w:rFonts w:eastAsiaTheme="minorEastAsia" w:cstheme="minorBidi" w:hint="eastAsia"/>
          <w:kern w:val="2"/>
          <w:sz w:val="22"/>
          <w:szCs w:val="24"/>
          <w14:ligatures w14:val="standardContextual"/>
        </w:rPr>
      </w:pPr>
      <w:hyperlink w:anchor="_Toc230352989" w:history="1">
        <w:r>
          <w:rPr>
            <w:rStyle w:val="af4"/>
          </w:rPr>
          <w:t>6</w:t>
        </w:r>
        <w:r>
          <w:rPr>
            <w:rFonts w:eastAsiaTheme="minorEastAsia" w:cstheme="minorBidi" w:hint="eastAsia"/>
            <w:kern w:val="2"/>
            <w:sz w:val="22"/>
            <w:szCs w:val="24"/>
            <w14:ligatures w14:val="standardContextual"/>
          </w:rPr>
          <w:tab/>
        </w:r>
        <w:r>
          <w:rPr>
            <w:rStyle w:val="af4"/>
          </w:rPr>
          <w:t>系统测试与结果分析</w:t>
        </w:r>
        <w:r>
          <w:rPr>
            <w:rFonts w:hint="eastAsia"/>
          </w:rPr>
          <w:tab/>
        </w:r>
        <w:r>
          <w:rPr>
            <w:rFonts w:hint="eastAsia"/>
          </w:rPr>
          <w:fldChar w:fldCharType="begin"/>
        </w:r>
        <w:r>
          <w:rPr>
            <w:rFonts w:hint="eastAsia"/>
          </w:rPr>
          <w:instrText xml:space="preserve"> </w:instrText>
        </w:r>
        <w:r>
          <w:instrText>PAGEREF _Toc230352989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0C431019"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90" w:history="1">
        <w:r>
          <w:rPr>
            <w:rStyle w:val="af4"/>
          </w:rPr>
          <w:t xml:space="preserve">6.1 </w:t>
        </w:r>
        <w:r>
          <w:rPr>
            <w:rStyle w:val="af4"/>
          </w:rPr>
          <w:t>测试目的与测试环境</w:t>
        </w:r>
        <w:r>
          <w:rPr>
            <w:rFonts w:hint="eastAsia"/>
          </w:rPr>
          <w:tab/>
        </w:r>
        <w:r>
          <w:rPr>
            <w:rFonts w:hint="eastAsia"/>
          </w:rPr>
          <w:fldChar w:fldCharType="begin"/>
        </w:r>
        <w:r>
          <w:rPr>
            <w:rFonts w:hint="eastAsia"/>
          </w:rPr>
          <w:instrText xml:space="preserve"> </w:instrText>
        </w:r>
        <w:r>
          <w:instrText>PAGEREF _Toc230352990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03CD3BE5"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91" w:history="1">
        <w:r>
          <w:rPr>
            <w:rStyle w:val="af4"/>
          </w:rPr>
          <w:t xml:space="preserve">6.2 </w:t>
        </w:r>
        <w:r>
          <w:rPr>
            <w:rStyle w:val="af4"/>
          </w:rPr>
          <w:t>测试数据与评价指标</w:t>
        </w:r>
        <w:r>
          <w:rPr>
            <w:rFonts w:hint="eastAsia"/>
          </w:rPr>
          <w:tab/>
        </w:r>
        <w:r>
          <w:rPr>
            <w:rFonts w:hint="eastAsia"/>
          </w:rPr>
          <w:fldChar w:fldCharType="begin"/>
        </w:r>
        <w:r>
          <w:rPr>
            <w:rFonts w:hint="eastAsia"/>
          </w:rPr>
          <w:instrText xml:space="preserve"> </w:instrText>
        </w:r>
        <w:r>
          <w:instrText>PAGEREF _Toc230352991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737F6521"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92" w:history="1">
        <w:r>
          <w:rPr>
            <w:rStyle w:val="af4"/>
          </w:rPr>
          <w:t xml:space="preserve">6.3 </w:t>
        </w:r>
        <w:r>
          <w:rPr>
            <w:rStyle w:val="af4"/>
          </w:rPr>
          <w:t>功能测试结果</w:t>
        </w:r>
        <w:r>
          <w:rPr>
            <w:rFonts w:hint="eastAsia"/>
          </w:rPr>
          <w:tab/>
        </w:r>
        <w:r>
          <w:rPr>
            <w:rFonts w:hint="eastAsia"/>
          </w:rPr>
          <w:fldChar w:fldCharType="begin"/>
        </w:r>
        <w:r>
          <w:rPr>
            <w:rFonts w:hint="eastAsia"/>
          </w:rPr>
          <w:instrText xml:space="preserve"> </w:instrText>
        </w:r>
        <w:r>
          <w:instrText>PAGEREF _Toc230352992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795791E1"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93" w:history="1">
        <w:r>
          <w:rPr>
            <w:rStyle w:val="af4"/>
          </w:rPr>
          <w:t xml:space="preserve">6.4 </w:t>
        </w:r>
        <w:r>
          <w:rPr>
            <w:rStyle w:val="af4"/>
          </w:rPr>
          <w:t>结果分析与讨论</w:t>
        </w:r>
        <w:r>
          <w:rPr>
            <w:rFonts w:hint="eastAsia"/>
          </w:rPr>
          <w:tab/>
        </w:r>
        <w:r>
          <w:rPr>
            <w:rFonts w:hint="eastAsia"/>
          </w:rPr>
          <w:fldChar w:fldCharType="begin"/>
        </w:r>
        <w:r>
          <w:rPr>
            <w:rFonts w:hint="eastAsia"/>
          </w:rPr>
          <w:instrText xml:space="preserve"> </w:instrText>
        </w:r>
        <w:r>
          <w:instrText>PAGEREF _Toc230352993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2F845E59"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94" w:history="1">
        <w:r>
          <w:rPr>
            <w:rStyle w:val="af4"/>
          </w:rPr>
          <w:t xml:space="preserve">6.4.1 </w:t>
        </w:r>
        <w:r>
          <w:rPr>
            <w:rStyle w:val="af4"/>
          </w:rPr>
          <w:t>专注度结果分布分析</w:t>
        </w:r>
        <w:r>
          <w:rPr>
            <w:rFonts w:hint="eastAsia"/>
          </w:rPr>
          <w:tab/>
        </w:r>
        <w:r>
          <w:rPr>
            <w:rFonts w:hint="eastAsia"/>
          </w:rPr>
          <w:fldChar w:fldCharType="begin"/>
        </w:r>
        <w:r>
          <w:rPr>
            <w:rFonts w:hint="eastAsia"/>
          </w:rPr>
          <w:instrText xml:space="preserve"> </w:instrText>
        </w:r>
        <w:r>
          <w:instrText>PAGEREF _Toc230352994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04244EAF" w14:textId="77777777" w:rsidR="00FD6543" w:rsidRDefault="00000000">
      <w:pPr>
        <w:pStyle w:val="TOC1"/>
        <w:tabs>
          <w:tab w:val="left" w:pos="440"/>
          <w:tab w:val="right" w:leader="dot" w:pos="8296"/>
        </w:tabs>
        <w:rPr>
          <w:rFonts w:eastAsiaTheme="minorEastAsia" w:cstheme="minorBidi" w:hint="eastAsia"/>
          <w:kern w:val="2"/>
          <w:sz w:val="22"/>
          <w:szCs w:val="24"/>
          <w14:ligatures w14:val="standardContextual"/>
        </w:rPr>
      </w:pPr>
      <w:hyperlink w:anchor="_Toc230352995" w:history="1">
        <w:r>
          <w:rPr>
            <w:rStyle w:val="af4"/>
          </w:rPr>
          <w:t>7</w:t>
        </w:r>
        <w:r>
          <w:rPr>
            <w:rFonts w:eastAsiaTheme="minorEastAsia" w:cstheme="minorBidi" w:hint="eastAsia"/>
            <w:kern w:val="2"/>
            <w:sz w:val="22"/>
            <w:szCs w:val="24"/>
            <w14:ligatures w14:val="standardContextual"/>
          </w:rPr>
          <w:tab/>
        </w:r>
        <w:r>
          <w:rPr>
            <w:rStyle w:val="af4"/>
          </w:rPr>
          <w:t>总结与展望</w:t>
        </w:r>
        <w:r>
          <w:rPr>
            <w:rFonts w:hint="eastAsia"/>
          </w:rPr>
          <w:tab/>
        </w:r>
        <w:r>
          <w:rPr>
            <w:rFonts w:hint="eastAsia"/>
          </w:rPr>
          <w:fldChar w:fldCharType="begin"/>
        </w:r>
        <w:r>
          <w:rPr>
            <w:rFonts w:hint="eastAsia"/>
          </w:rPr>
          <w:instrText xml:space="preserve"> </w:instrText>
        </w:r>
        <w:r>
          <w:instrText>PAGEREF _Toc230352995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7FEB3496"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96" w:history="1">
        <w:r>
          <w:rPr>
            <w:rStyle w:val="af4"/>
          </w:rPr>
          <w:t xml:space="preserve">7.1 </w:t>
        </w:r>
        <w:r>
          <w:rPr>
            <w:rStyle w:val="af4"/>
          </w:rPr>
          <w:t>全文工作总结</w:t>
        </w:r>
        <w:r>
          <w:rPr>
            <w:rFonts w:hint="eastAsia"/>
          </w:rPr>
          <w:tab/>
        </w:r>
        <w:r>
          <w:rPr>
            <w:rFonts w:hint="eastAsia"/>
          </w:rPr>
          <w:fldChar w:fldCharType="begin"/>
        </w:r>
        <w:r>
          <w:rPr>
            <w:rFonts w:hint="eastAsia"/>
          </w:rPr>
          <w:instrText xml:space="preserve"> </w:instrText>
        </w:r>
        <w:r>
          <w:instrText>PAGEREF _Toc230352996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7D4D545A"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97" w:history="1">
        <w:r>
          <w:rPr>
            <w:rStyle w:val="af4"/>
          </w:rPr>
          <w:t xml:space="preserve">7.2 </w:t>
        </w:r>
        <w:r>
          <w:rPr>
            <w:rStyle w:val="af4"/>
          </w:rPr>
          <w:t>研究不足</w:t>
        </w:r>
        <w:r>
          <w:rPr>
            <w:rFonts w:hint="eastAsia"/>
          </w:rPr>
          <w:tab/>
        </w:r>
        <w:r>
          <w:rPr>
            <w:rFonts w:hint="eastAsia"/>
          </w:rPr>
          <w:fldChar w:fldCharType="begin"/>
        </w:r>
        <w:r>
          <w:rPr>
            <w:rFonts w:hint="eastAsia"/>
          </w:rPr>
          <w:instrText xml:space="preserve"> </w:instrText>
        </w:r>
        <w:r>
          <w:instrText>PAGEREF _Toc230352997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1AA9F643" w14:textId="77777777" w:rsidR="00FD6543" w:rsidRDefault="00000000">
      <w:pPr>
        <w:pStyle w:val="TOC2"/>
        <w:tabs>
          <w:tab w:val="right" w:leader="dot" w:pos="8296"/>
        </w:tabs>
        <w:ind w:firstLine="480"/>
        <w:rPr>
          <w:rFonts w:eastAsiaTheme="minorEastAsia" w:cstheme="minorBidi" w:hint="eastAsia"/>
          <w:kern w:val="2"/>
          <w:sz w:val="22"/>
          <w:szCs w:val="24"/>
          <w14:ligatures w14:val="standardContextual"/>
        </w:rPr>
      </w:pPr>
      <w:hyperlink w:anchor="_Toc230352998" w:history="1">
        <w:r>
          <w:rPr>
            <w:rStyle w:val="af4"/>
          </w:rPr>
          <w:t xml:space="preserve">7.3 </w:t>
        </w:r>
        <w:r>
          <w:rPr>
            <w:rStyle w:val="af4"/>
          </w:rPr>
          <w:t>未来展望</w:t>
        </w:r>
        <w:r>
          <w:rPr>
            <w:rFonts w:hint="eastAsia"/>
          </w:rPr>
          <w:tab/>
        </w:r>
        <w:r>
          <w:rPr>
            <w:rFonts w:hint="eastAsia"/>
          </w:rPr>
          <w:fldChar w:fldCharType="begin"/>
        </w:r>
        <w:r>
          <w:rPr>
            <w:rFonts w:hint="eastAsia"/>
          </w:rPr>
          <w:instrText xml:space="preserve"> </w:instrText>
        </w:r>
        <w:r>
          <w:instrText>PAGEREF _Toc230352998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0E651FCC" w14:textId="77777777" w:rsidR="00FD6543" w:rsidRDefault="00000000">
      <w:pPr>
        <w:widowControl/>
        <w:spacing w:after="160" w:line="278" w:lineRule="auto"/>
        <w:rPr>
          <w:rFonts w:ascii="黑体" w:eastAsia="黑体" w:hAnsi="黑体" w:hint="eastAsia"/>
          <w:b/>
          <w:bCs/>
          <w:sz w:val="24"/>
        </w:rPr>
      </w:pPr>
      <w:r>
        <w:rPr>
          <w:rFonts w:ascii="黑体" w:eastAsia="黑体" w:hAnsi="黑体" w:hint="eastAsia"/>
          <w:b/>
          <w:bCs/>
          <w:sz w:val="36"/>
          <w:szCs w:val="36"/>
        </w:rPr>
        <w:fldChar w:fldCharType="end"/>
      </w:r>
      <w:commentRangeEnd w:id="0"/>
      <w:r>
        <w:rPr>
          <w:rStyle w:val="aff3"/>
          <w:rFonts w:ascii="黑体" w:eastAsia="黑体" w:hAnsi="黑体" w:hint="eastAsia"/>
          <w:b/>
          <w:bCs/>
          <w:sz w:val="24"/>
          <w:szCs w:val="24"/>
        </w:rPr>
        <w:commentReference w:id="0"/>
      </w:r>
      <w:commentRangeEnd w:id="1"/>
      <w:r w:rsidR="003D0068">
        <w:rPr>
          <w:rStyle w:val="aff3"/>
          <w:rFonts w:ascii="黑体" w:eastAsia="黑体" w:hAnsi="黑体" w:hint="eastAsia"/>
          <w:b/>
          <w:bCs/>
          <w:sz w:val="24"/>
          <w:szCs w:val="24"/>
        </w:rPr>
        <w:commentReference w:id="1"/>
      </w:r>
      <w:r>
        <w:rPr>
          <w:rFonts w:ascii="黑体" w:eastAsia="黑体" w:hAnsi="黑体" w:hint="eastAsia"/>
          <w:b/>
          <w:bCs/>
          <w:sz w:val="24"/>
        </w:rPr>
        <w:t>参考文献</w:t>
      </w:r>
      <w:r>
        <w:t>……………………………………………………………………………………</w:t>
      </w:r>
      <w:r>
        <w:rPr>
          <w:rFonts w:hint="eastAsia"/>
        </w:rPr>
        <w:t>...</w:t>
      </w:r>
      <w:r>
        <w:t>…</w:t>
      </w:r>
      <w:r>
        <w:rPr>
          <w:rFonts w:asciiTheme="minorHAnsi" w:eastAsiaTheme="minorHAnsi" w:hAnsiTheme="minorHAnsi" w:hint="eastAsia"/>
          <w:sz w:val="24"/>
        </w:rPr>
        <w:t>31</w:t>
      </w:r>
    </w:p>
    <w:p w14:paraId="16C6675F" w14:textId="77777777" w:rsidR="00FD6543" w:rsidRDefault="00FD6543">
      <w:pPr>
        <w:widowControl/>
        <w:spacing w:after="160" w:line="278" w:lineRule="auto"/>
        <w:rPr>
          <w:rFonts w:ascii="黑体" w:eastAsia="黑体" w:hAnsi="黑体" w:hint="eastAsia"/>
          <w:b/>
          <w:bCs/>
          <w:sz w:val="36"/>
          <w:szCs w:val="36"/>
        </w:rPr>
      </w:pPr>
    </w:p>
    <w:p w14:paraId="471A87C6" w14:textId="77777777" w:rsidR="00FD6543" w:rsidRDefault="00FD6543">
      <w:pPr>
        <w:widowControl/>
        <w:spacing w:after="160" w:line="278" w:lineRule="auto"/>
        <w:rPr>
          <w:rFonts w:ascii="黑体" w:eastAsia="黑体" w:hAnsi="黑体" w:hint="eastAsia"/>
          <w:b/>
          <w:bCs/>
          <w:sz w:val="36"/>
          <w:szCs w:val="36"/>
        </w:rPr>
      </w:pPr>
    </w:p>
    <w:p w14:paraId="38A51D90" w14:textId="77777777" w:rsidR="00FD6543" w:rsidRDefault="00FD6543">
      <w:pPr>
        <w:widowControl/>
        <w:spacing w:after="160" w:line="278" w:lineRule="auto"/>
        <w:rPr>
          <w:rFonts w:ascii="黑体" w:eastAsia="黑体" w:hAnsi="黑体" w:hint="eastAsia"/>
          <w:b/>
          <w:bCs/>
          <w:sz w:val="36"/>
          <w:szCs w:val="36"/>
        </w:rPr>
      </w:pPr>
    </w:p>
    <w:p w14:paraId="721A6DB8" w14:textId="77777777" w:rsidR="00FD6543" w:rsidRDefault="00FD6543">
      <w:pPr>
        <w:widowControl/>
        <w:spacing w:after="160" w:line="278" w:lineRule="auto"/>
        <w:rPr>
          <w:rFonts w:ascii="黑体" w:eastAsia="黑体" w:hAnsi="黑体" w:hint="eastAsia"/>
          <w:b/>
          <w:bCs/>
          <w:sz w:val="36"/>
          <w:szCs w:val="36"/>
        </w:rPr>
      </w:pPr>
    </w:p>
    <w:p w14:paraId="67752173" w14:textId="77777777" w:rsidR="00FD6543" w:rsidRDefault="00FD6543">
      <w:pPr>
        <w:widowControl/>
        <w:spacing w:after="160" w:line="278" w:lineRule="auto"/>
        <w:rPr>
          <w:rFonts w:ascii="黑体" w:eastAsia="黑体" w:hAnsi="黑体" w:hint="eastAsia"/>
          <w:b/>
          <w:bCs/>
          <w:sz w:val="36"/>
          <w:szCs w:val="36"/>
        </w:rPr>
      </w:pPr>
    </w:p>
    <w:p w14:paraId="66B3F427" w14:textId="77777777" w:rsidR="00FD6543" w:rsidRDefault="00FD6543">
      <w:pPr>
        <w:widowControl/>
        <w:spacing w:after="160" w:line="278" w:lineRule="auto"/>
        <w:rPr>
          <w:rFonts w:ascii="黑体" w:eastAsia="黑体" w:hAnsi="黑体" w:hint="eastAsia"/>
          <w:b/>
          <w:bCs/>
          <w:sz w:val="36"/>
          <w:szCs w:val="36"/>
        </w:rPr>
      </w:pPr>
    </w:p>
    <w:p w14:paraId="2A1FA1FB" w14:textId="77777777" w:rsidR="00FD6543" w:rsidRDefault="00FD6543">
      <w:pPr>
        <w:widowControl/>
        <w:spacing w:after="160" w:line="278" w:lineRule="auto"/>
        <w:rPr>
          <w:rFonts w:ascii="黑体" w:eastAsia="黑体" w:hAnsi="黑体" w:hint="eastAsia"/>
          <w:b/>
          <w:bCs/>
          <w:sz w:val="36"/>
          <w:szCs w:val="36"/>
        </w:rPr>
      </w:pPr>
    </w:p>
    <w:p w14:paraId="4837E435" w14:textId="77777777" w:rsidR="00FD6543" w:rsidRDefault="00FD6543">
      <w:pPr>
        <w:widowControl/>
        <w:spacing w:after="160" w:line="278" w:lineRule="auto"/>
        <w:rPr>
          <w:rFonts w:ascii="黑体" w:eastAsia="黑体" w:hAnsi="黑体" w:hint="eastAsia"/>
          <w:b/>
          <w:bCs/>
          <w:sz w:val="36"/>
          <w:szCs w:val="36"/>
        </w:rPr>
      </w:pPr>
    </w:p>
    <w:p w14:paraId="727F7BC9" w14:textId="77777777" w:rsidR="00FD6543" w:rsidRDefault="00FD6543">
      <w:pPr>
        <w:widowControl/>
        <w:spacing w:after="160" w:line="278" w:lineRule="auto"/>
        <w:rPr>
          <w:rFonts w:ascii="黑体" w:eastAsia="黑体" w:hAnsi="黑体" w:hint="eastAsia"/>
          <w:b/>
          <w:bCs/>
          <w:sz w:val="36"/>
          <w:szCs w:val="36"/>
        </w:rPr>
      </w:pPr>
    </w:p>
    <w:p w14:paraId="7F9A5269" w14:textId="77777777" w:rsidR="00FD6543" w:rsidRDefault="00FD6543">
      <w:pPr>
        <w:widowControl/>
        <w:spacing w:after="160" w:line="278" w:lineRule="auto"/>
        <w:rPr>
          <w:rFonts w:ascii="黑体" w:eastAsia="黑体" w:hAnsi="黑体" w:hint="eastAsia"/>
          <w:b/>
          <w:bCs/>
          <w:sz w:val="36"/>
          <w:szCs w:val="36"/>
        </w:rPr>
      </w:pPr>
    </w:p>
    <w:p w14:paraId="1513CA89" w14:textId="77777777" w:rsidR="00FD6543" w:rsidRDefault="00FD6543">
      <w:pPr>
        <w:widowControl/>
        <w:spacing w:after="160" w:line="278" w:lineRule="auto"/>
        <w:rPr>
          <w:rFonts w:ascii="黑体" w:eastAsia="黑体" w:hAnsi="黑体" w:hint="eastAsia"/>
          <w:b/>
          <w:bCs/>
          <w:sz w:val="36"/>
          <w:szCs w:val="36"/>
        </w:rPr>
      </w:pPr>
    </w:p>
    <w:p w14:paraId="78DA6EEA" w14:textId="77777777" w:rsidR="00FD6543" w:rsidRDefault="00000000">
      <w:pPr>
        <w:jc w:val="center"/>
        <w:rPr>
          <w:rFonts w:ascii="黑体" w:eastAsia="黑体" w:hAnsi="黑体" w:hint="eastAsia"/>
          <w:b/>
          <w:bCs/>
          <w:sz w:val="36"/>
          <w:szCs w:val="36"/>
        </w:rPr>
      </w:pPr>
      <w:r>
        <w:rPr>
          <w:rFonts w:ascii="黑体" w:eastAsia="黑体" w:hAnsi="黑体" w:hint="eastAsia"/>
          <w:b/>
          <w:bCs/>
          <w:sz w:val="36"/>
          <w:szCs w:val="36"/>
        </w:rPr>
        <w:lastRenderedPageBreak/>
        <w:t>基于面部表情的课堂教学专注度分析系统</w:t>
      </w:r>
    </w:p>
    <w:p w14:paraId="48C78BB2" w14:textId="77777777" w:rsidR="00FD6543" w:rsidRDefault="00FD6543">
      <w:pPr>
        <w:jc w:val="center"/>
        <w:rPr>
          <w:rFonts w:ascii="黑体" w:eastAsia="黑体" w:hAnsi="黑体" w:hint="eastAsia"/>
          <w:b/>
          <w:bCs/>
          <w:sz w:val="36"/>
          <w:szCs w:val="36"/>
        </w:rPr>
      </w:pPr>
    </w:p>
    <w:p w14:paraId="3529D0B9" w14:textId="77777777" w:rsidR="00FD6543" w:rsidRDefault="00000000">
      <w:pPr>
        <w:jc w:val="center"/>
        <w:rPr>
          <w:rFonts w:ascii="仿宋" w:eastAsia="仿宋" w:hAnsi="仿宋" w:hint="eastAsia"/>
          <w:b/>
          <w:bCs/>
          <w:sz w:val="24"/>
        </w:rPr>
      </w:pPr>
      <w:r>
        <w:rPr>
          <w:rFonts w:ascii="仿宋" w:eastAsia="仿宋" w:hAnsi="仿宋" w:hint="eastAsia"/>
          <w:b/>
          <w:bCs/>
          <w:sz w:val="24"/>
        </w:rPr>
        <w:t>学    生：XXX，计算机科学学院</w:t>
      </w:r>
    </w:p>
    <w:p w14:paraId="5B8D7DF2" w14:textId="77777777" w:rsidR="00FD6543" w:rsidRDefault="00000000">
      <w:pPr>
        <w:jc w:val="center"/>
        <w:rPr>
          <w:rFonts w:ascii="仿宋" w:eastAsia="仿宋" w:hAnsi="仿宋" w:hint="eastAsia"/>
          <w:b/>
          <w:bCs/>
          <w:sz w:val="24"/>
        </w:rPr>
      </w:pPr>
      <w:r>
        <w:rPr>
          <w:rFonts w:ascii="仿宋" w:eastAsia="仿宋" w:hAnsi="仿宋" w:hint="eastAsia"/>
          <w:b/>
          <w:bCs/>
          <w:sz w:val="24"/>
        </w:rPr>
        <w:t>指导老师：XX，计算机科学学院</w:t>
      </w:r>
    </w:p>
    <w:p w14:paraId="602209E8" w14:textId="77777777" w:rsidR="00FD6543" w:rsidRDefault="00000000">
      <w:pPr>
        <w:spacing w:line="440" w:lineRule="exact"/>
        <w:ind w:firstLineChars="200" w:firstLine="480"/>
        <w:jc w:val="both"/>
        <w:rPr>
          <w:rFonts w:cs="Times New Roman"/>
          <w:sz w:val="24"/>
          <w:szCs w:val="22"/>
          <w14:ligatures w14:val="none"/>
        </w:rPr>
      </w:pPr>
      <w:r>
        <w:rPr>
          <w:rFonts w:ascii="宋体" w:hAnsi="宋体" w:hint="eastAsia"/>
          <w:sz w:val="24"/>
        </w:rPr>
        <w:t>【摘要】</w:t>
      </w:r>
      <w:r>
        <w:rPr>
          <w:rFonts w:cs="Times New Roman" w:hint="eastAsia"/>
          <w:sz w:val="24"/>
          <w:szCs w:val="22"/>
          <w14:ligatures w14:val="none"/>
        </w:rPr>
        <w:t>在传统课堂中，教师通过学生在接受知识时的面部表情，判断学生对知识的掌握程度，同时也可以观察出学生的学习专注情况，但由于教师精力有限，无法及时观察到每个学生的课堂专注情况，从而无法动态调整教学策略。近年来，我国不断提出要建立科学的评价体系，发挥教育评价对科学育人的导向作用，把促进人的全面发展、适应经济社会发展作为评价教学质量的根本标准。与此同时，国家提出建设智能化校园，统筹建设一体化智能化教学、管理与服务平台。因而，建立一个较为完善的课堂评价体系显得极为重要。随着人工智能技术的快速发展，通过监控摄像对学生的学习情况进行监控，对教学进行分析与评价，既能够帮助教师通过学生的表情分析学生对于课堂知识点的掌握程度，同时也可以发现自身教学出现的问题并及时进行改进，提升教学质量与教学效果</w:t>
      </w:r>
      <w:r>
        <w:rPr>
          <w:rFonts w:cs="Times New Roman"/>
          <w:sz w:val="24"/>
          <w:szCs w:val="22"/>
          <w:vertAlign w:val="superscript"/>
          <w14:ligatures w14:val="none"/>
        </w:rPr>
        <w:fldChar w:fldCharType="begin"/>
      </w:r>
      <w:r>
        <w:rPr>
          <w:rFonts w:cs="Times New Roman"/>
          <w:sz w:val="24"/>
          <w:szCs w:val="22"/>
          <w:vertAlign w:val="superscript"/>
          <w14:ligatures w14:val="none"/>
        </w:rPr>
        <w:instrText xml:space="preserve"> </w:instrText>
      </w:r>
      <w:r>
        <w:rPr>
          <w:rFonts w:cs="Times New Roman" w:hint="eastAsia"/>
          <w:sz w:val="24"/>
          <w:szCs w:val="22"/>
          <w:vertAlign w:val="superscript"/>
          <w14:ligatures w14:val="none"/>
        </w:rPr>
        <w:instrText>REF _Ref230082168 \r \h</w:instrText>
      </w:r>
      <w:r>
        <w:rPr>
          <w:rFonts w:cs="Times New Roman"/>
          <w:sz w:val="24"/>
          <w:szCs w:val="22"/>
          <w:vertAlign w:val="superscript"/>
          <w14:ligatures w14:val="none"/>
        </w:rPr>
        <w:instrText xml:space="preserve">  \* MERGEFORMAT </w:instrText>
      </w:r>
      <w:r>
        <w:rPr>
          <w:rFonts w:cs="Times New Roman"/>
          <w:sz w:val="24"/>
          <w:szCs w:val="22"/>
          <w:vertAlign w:val="superscript"/>
          <w14:ligatures w14:val="none"/>
        </w:rPr>
      </w:r>
      <w:r>
        <w:rPr>
          <w:rFonts w:cs="Times New Roman"/>
          <w:sz w:val="24"/>
          <w:szCs w:val="22"/>
          <w:vertAlign w:val="superscript"/>
          <w14:ligatures w14:val="none"/>
        </w:rPr>
        <w:fldChar w:fldCharType="separate"/>
      </w:r>
      <w:r>
        <w:rPr>
          <w:rFonts w:cs="Times New Roman"/>
          <w:sz w:val="24"/>
          <w:szCs w:val="22"/>
          <w:vertAlign w:val="superscript"/>
          <w14:ligatures w14:val="none"/>
        </w:rPr>
        <w:t>[1]</w:t>
      </w:r>
      <w:r>
        <w:rPr>
          <w:rFonts w:cs="Times New Roman"/>
          <w:sz w:val="24"/>
          <w:szCs w:val="22"/>
          <w:vertAlign w:val="superscript"/>
          <w14:ligatures w14:val="none"/>
        </w:rPr>
        <w:fldChar w:fldCharType="end"/>
      </w:r>
      <w:r>
        <w:rPr>
          <w:rFonts w:cs="Times New Roman" w:hint="eastAsia"/>
          <w:sz w:val="24"/>
          <w:szCs w:val="22"/>
          <w14:ligatures w14:val="none"/>
        </w:rPr>
        <w:t>。</w:t>
      </w:r>
    </w:p>
    <w:p w14:paraId="2A827A00" w14:textId="77777777" w:rsidR="00FD6543" w:rsidRDefault="00000000">
      <w:pPr>
        <w:spacing w:line="440" w:lineRule="exact"/>
        <w:ind w:firstLineChars="200" w:firstLine="480"/>
        <w:jc w:val="both"/>
        <w:rPr>
          <w:rFonts w:ascii="宋体" w:hAnsi="宋体" w:hint="eastAsia"/>
          <w:sz w:val="24"/>
        </w:rPr>
      </w:pPr>
      <w:r>
        <w:rPr>
          <w:rFonts w:ascii="宋体" w:hAnsi="宋体"/>
          <w:sz w:val="24"/>
        </w:rPr>
        <w:t>当前专注度分析落地教学场景仍存诸多痛点：一是多数方法依赖多模态数据与高性能算力，部署门槛高，难以适配中小学常规教学场景；二是现有研究重算法研发、轻系统搭建，仅止步于模型效果验证，未构建从数据采集到结果反馈的完整落地流程，极大制约了课堂实际应用</w:t>
      </w:r>
      <w:r>
        <w:rPr>
          <w:rFonts w:ascii="宋体" w:hAnsi="宋体" w:hint="eastAsia"/>
          <w:sz w:val="24"/>
        </w:rPr>
        <w:t>。</w:t>
      </w:r>
    </w:p>
    <w:p w14:paraId="4BF3257D" w14:textId="77777777" w:rsidR="00FD6543" w:rsidRDefault="00000000">
      <w:pPr>
        <w:spacing w:line="440" w:lineRule="exact"/>
        <w:ind w:firstLineChars="200" w:firstLine="480"/>
        <w:jc w:val="both"/>
        <w:rPr>
          <w:rFonts w:cs="Times New Roman"/>
          <w:sz w:val="24"/>
          <w:szCs w:val="22"/>
          <w14:ligatures w14:val="none"/>
        </w:rPr>
      </w:pPr>
      <w:r>
        <w:rPr>
          <w:rFonts w:cs="Times New Roman"/>
          <w:sz w:val="24"/>
          <w:szCs w:val="22"/>
          <w14:ligatures w14:val="none"/>
        </w:rPr>
        <w:t>本文设计出一个可以在课堂上使用表情驱动来检测学生注意力的系统。系统把课堂视频流作为输入，先用</w:t>
      </w:r>
      <w:r>
        <w:rPr>
          <w:rFonts w:cs="Times New Roman"/>
          <w:sz w:val="24"/>
          <w:szCs w:val="22"/>
          <w14:ligatures w14:val="none"/>
        </w:rPr>
        <w:t>YOLO11</w:t>
      </w:r>
      <w:r>
        <w:rPr>
          <w:rFonts w:cs="Times New Roman"/>
          <w:sz w:val="24"/>
          <w:szCs w:val="22"/>
          <w14:ligatures w14:val="none"/>
        </w:rPr>
        <w:t>做人脸定位，再用</w:t>
      </w:r>
      <w:r>
        <w:rPr>
          <w:rStyle w:val="a6"/>
        </w:rPr>
        <w:t>Hugging Face</w:t>
      </w:r>
      <w:r>
        <w:rPr>
          <w:rStyle w:val="a6"/>
        </w:rPr>
        <w:t>中的</w:t>
      </w:r>
      <w:r>
        <w:rPr>
          <w:rStyle w:val="a6"/>
        </w:rPr>
        <w:t>dima806/facial_emotions_image_detection</w:t>
      </w:r>
      <w:r>
        <w:rPr>
          <w:rFonts w:cs="Times New Roman"/>
          <w:sz w:val="24"/>
          <w:szCs w:val="22"/>
          <w14:ligatures w14:val="none"/>
        </w:rPr>
        <w:t>做情绪识别。对注意力的估计，用人工标注的样本来建立情绪和注意力的关系，用情绪概率去加权帧级聚合后的注意力分数，再将时间平滑处理后得到实时的分数。系统工程完成之后又加入了可视化展示、结果保存、离线报告生成等功能模块，形成了一个比较完整的应用闭环</w:t>
      </w:r>
      <w:r>
        <w:rPr>
          <w:rFonts w:cs="Times New Roman" w:hint="eastAsia"/>
          <w:sz w:val="24"/>
          <w:szCs w:val="22"/>
          <w14:ligatures w14:val="none"/>
        </w:rPr>
        <w:t>。</w:t>
      </w:r>
    </w:p>
    <w:p w14:paraId="37673783" w14:textId="77777777" w:rsidR="00FD6543" w:rsidRDefault="00000000">
      <w:pPr>
        <w:spacing w:line="440" w:lineRule="exact"/>
        <w:ind w:firstLineChars="200" w:firstLine="480"/>
        <w:jc w:val="both"/>
        <w:rPr>
          <w:rFonts w:cs="Times New Roman"/>
          <w:sz w:val="24"/>
          <w:szCs w:val="22"/>
          <w14:ligatures w14:val="none"/>
        </w:rPr>
      </w:pPr>
      <w:r>
        <w:rPr>
          <w:rFonts w:cs="Times New Roman"/>
          <w:sz w:val="24"/>
          <w:szCs w:val="22"/>
          <w14:ligatures w14:val="none"/>
        </w:rPr>
        <w:t>本文设计的课堂教学专注度分析系统已实现完整应用闭环，为智能化教学提供了可行路径。未来将从四方面完善：优化模型结构与专注度评估方法，降低部署门槛、提升评估精度；拓展适配多元教学场景，丰富功能模块，实现</w:t>
      </w:r>
      <w:r>
        <w:rPr>
          <w:rFonts w:cs="Times New Roman"/>
          <w:sz w:val="24"/>
          <w:szCs w:val="22"/>
          <w14:ligatures w14:val="none"/>
        </w:rPr>
        <w:t>“</w:t>
      </w:r>
      <w:r>
        <w:rPr>
          <w:rFonts w:cs="Times New Roman"/>
          <w:sz w:val="24"/>
          <w:szCs w:val="22"/>
          <w14:ligatures w14:val="none"/>
        </w:rPr>
        <w:t>教</w:t>
      </w:r>
      <w:r>
        <w:rPr>
          <w:rFonts w:cs="Times New Roman"/>
          <w:sz w:val="24"/>
          <w:szCs w:val="22"/>
          <w14:ligatures w14:val="none"/>
        </w:rPr>
        <w:t>-</w:t>
      </w:r>
      <w:r>
        <w:rPr>
          <w:rFonts w:cs="Times New Roman"/>
          <w:sz w:val="24"/>
          <w:szCs w:val="22"/>
          <w14:ligatures w14:val="none"/>
        </w:rPr>
        <w:t>学</w:t>
      </w:r>
      <w:r>
        <w:rPr>
          <w:rFonts w:cs="Times New Roman"/>
          <w:sz w:val="24"/>
          <w:szCs w:val="22"/>
          <w14:ligatures w14:val="none"/>
        </w:rPr>
        <w:t>-</w:t>
      </w:r>
      <w:r>
        <w:rPr>
          <w:rFonts w:cs="Times New Roman"/>
          <w:sz w:val="24"/>
          <w:szCs w:val="22"/>
          <w14:ligatures w14:val="none"/>
        </w:rPr>
        <w:t>评</w:t>
      </w:r>
      <w:r>
        <w:rPr>
          <w:rFonts w:cs="Times New Roman"/>
          <w:sz w:val="24"/>
          <w:szCs w:val="22"/>
          <w14:ligatures w14:val="none"/>
        </w:rPr>
        <w:t>”</w:t>
      </w:r>
      <w:r>
        <w:rPr>
          <w:rFonts w:cs="Times New Roman"/>
          <w:sz w:val="24"/>
          <w:szCs w:val="22"/>
          <w14:ligatures w14:val="none"/>
        </w:rPr>
        <w:t>一体化；加强中小学试点应用，解决落地难题，同时完善数据安全与伦理规范；推动系统与校园智能化平台对接，探索与个性化教学结合，助力因材施教与教育质量提升。</w:t>
      </w:r>
    </w:p>
    <w:p w14:paraId="5B5E8AF3" w14:textId="77777777" w:rsidR="00FD6543" w:rsidRDefault="00000000">
      <w:pPr>
        <w:spacing w:line="440" w:lineRule="exact"/>
        <w:ind w:firstLineChars="200" w:firstLine="480"/>
        <w:jc w:val="both"/>
        <w:rPr>
          <w:rFonts w:cs="Times New Roman"/>
          <w:sz w:val="24"/>
          <w:szCs w:val="22"/>
          <w14:ligatures w14:val="none"/>
        </w:rPr>
      </w:pPr>
      <w:r>
        <w:rPr>
          <w:rFonts w:cs="Times New Roman" w:hint="eastAsia"/>
          <w:sz w:val="24"/>
          <w:szCs w:val="22"/>
          <w14:ligatures w14:val="none"/>
        </w:rPr>
        <w:t>【关键词】</w:t>
      </w:r>
      <w:r>
        <w:rPr>
          <w:rFonts w:cs="Times New Roman"/>
          <w:sz w:val="24"/>
          <w:szCs w:val="22"/>
          <w14:ligatures w14:val="none"/>
        </w:rPr>
        <w:t>智慧课堂；专注度分析；面部表情识别；人脸检测</w:t>
      </w:r>
    </w:p>
    <w:p w14:paraId="0D19C8BA" w14:textId="77777777" w:rsidR="00FD6543" w:rsidRDefault="00FD6543">
      <w:pPr>
        <w:rPr>
          <w:rFonts w:ascii="黑体" w:eastAsia="黑体" w:hAnsi="黑体" w:hint="eastAsia"/>
          <w:b/>
          <w:bCs/>
          <w:sz w:val="24"/>
        </w:rPr>
      </w:pPr>
    </w:p>
    <w:p w14:paraId="3A569D8C" w14:textId="77777777" w:rsidR="00FD6543" w:rsidRDefault="00000000">
      <w:pPr>
        <w:widowControl/>
        <w:jc w:val="center"/>
        <w:rPr>
          <w:rFonts w:eastAsia="黑体" w:cs="Times New Roman"/>
          <w:b/>
          <w:bCs/>
          <w:sz w:val="36"/>
          <w:szCs w:val="36"/>
        </w:rPr>
      </w:pPr>
      <w:r>
        <w:rPr>
          <w:rFonts w:ascii="黑体" w:eastAsia="黑体" w:hAnsi="黑体" w:hint="eastAsia"/>
          <w:b/>
          <w:bCs/>
          <w:sz w:val="24"/>
        </w:rPr>
        <w:br w:type="page"/>
      </w:r>
      <w:r>
        <w:rPr>
          <w:rFonts w:eastAsia="黑体" w:cs="Times New Roman"/>
          <w:b/>
          <w:bCs/>
          <w:sz w:val="36"/>
          <w:szCs w:val="36"/>
        </w:rPr>
        <w:lastRenderedPageBreak/>
        <w:t>Design and Implementation of a Classroom Attention Analysis System Based on Facial Expressions</w:t>
      </w:r>
    </w:p>
    <w:p w14:paraId="228D8F70" w14:textId="77777777" w:rsidR="00FD6543" w:rsidRDefault="00FD6543">
      <w:pPr>
        <w:jc w:val="center"/>
        <w:rPr>
          <w:rFonts w:eastAsia="黑体" w:cs="Times New Roman"/>
          <w:b/>
          <w:bCs/>
          <w:sz w:val="36"/>
          <w:szCs w:val="36"/>
        </w:rPr>
      </w:pPr>
    </w:p>
    <w:p w14:paraId="2A1D2D9A" w14:textId="77777777" w:rsidR="00FD6543" w:rsidRDefault="00000000">
      <w:pPr>
        <w:jc w:val="center"/>
        <w:rPr>
          <w:rFonts w:eastAsia="黑体" w:cs="Times New Roman"/>
          <w:sz w:val="24"/>
        </w:rPr>
      </w:pPr>
      <w:r>
        <w:rPr>
          <w:rFonts w:eastAsia="黑体" w:cs="Times New Roman"/>
          <w:sz w:val="24"/>
        </w:rPr>
        <w:t>Student:</w:t>
      </w:r>
      <w:r>
        <w:rPr>
          <w:rFonts w:eastAsia="黑体" w:cs="Times New Roman" w:hint="eastAsia"/>
          <w:sz w:val="24"/>
        </w:rPr>
        <w:t>XXX</w:t>
      </w:r>
      <w:r>
        <w:rPr>
          <w:rFonts w:eastAsia="黑体" w:cs="Times New Roman"/>
          <w:sz w:val="24"/>
        </w:rPr>
        <w:t>,</w:t>
      </w:r>
      <w:r>
        <w:rPr>
          <w:rFonts w:cs="Times New Roman"/>
          <w:sz w:val="24"/>
        </w:rPr>
        <w:t xml:space="preserve"> College of Computer Science</w:t>
      </w:r>
    </w:p>
    <w:p w14:paraId="0978F7D2" w14:textId="77777777" w:rsidR="00FD6543" w:rsidRDefault="00000000">
      <w:pPr>
        <w:rPr>
          <w:rFonts w:eastAsia="黑体" w:cs="Times New Roman"/>
          <w:sz w:val="24"/>
        </w:rPr>
      </w:pPr>
      <w:r>
        <w:rPr>
          <w:rFonts w:eastAsia="黑体" w:cs="Times New Roman" w:hint="eastAsia"/>
          <w:sz w:val="24"/>
        </w:rPr>
        <w:t xml:space="preserve">             </w:t>
      </w:r>
      <w:r>
        <w:rPr>
          <w:rFonts w:eastAsia="黑体" w:cs="Times New Roman"/>
          <w:sz w:val="24"/>
        </w:rPr>
        <w:t xml:space="preserve">Teacher: </w:t>
      </w:r>
      <w:r>
        <w:rPr>
          <w:rFonts w:eastAsia="黑体" w:cs="Times New Roman" w:hint="eastAsia"/>
          <w:sz w:val="24"/>
        </w:rPr>
        <w:t>XX</w:t>
      </w:r>
      <w:r>
        <w:rPr>
          <w:rFonts w:eastAsia="黑体" w:cs="Times New Roman"/>
          <w:sz w:val="24"/>
        </w:rPr>
        <w:t>,</w:t>
      </w:r>
      <w:r>
        <w:rPr>
          <w:rFonts w:cs="Times New Roman"/>
          <w:sz w:val="24"/>
        </w:rPr>
        <w:t xml:space="preserve"> </w:t>
      </w:r>
      <w:r>
        <w:rPr>
          <w:rFonts w:cs="Times New Roman" w:hint="eastAsia"/>
          <w:sz w:val="24"/>
        </w:rPr>
        <w:t xml:space="preserve">    </w:t>
      </w:r>
      <w:r>
        <w:rPr>
          <w:rFonts w:cs="Times New Roman"/>
          <w:sz w:val="24"/>
        </w:rPr>
        <w:t>College of Computer Science</w:t>
      </w:r>
    </w:p>
    <w:p w14:paraId="6147AB1B" w14:textId="77777777" w:rsidR="00FD6543" w:rsidRDefault="00000000">
      <w:pPr>
        <w:spacing w:line="440" w:lineRule="exact"/>
        <w:ind w:firstLineChars="200" w:firstLine="480"/>
        <w:jc w:val="both"/>
      </w:pPr>
      <w:r>
        <w:rPr>
          <w:rFonts w:eastAsia="黑体" w:cs="Times New Roman" w:hint="eastAsia"/>
          <w:sz w:val="24"/>
        </w:rPr>
        <w:t>[</w:t>
      </w:r>
      <w:r>
        <w:rPr>
          <w:rFonts w:eastAsia="黑体" w:cs="Times New Roman"/>
          <w:sz w:val="24"/>
        </w:rPr>
        <w:t>Abstract</w:t>
      </w:r>
      <w:r>
        <w:rPr>
          <w:rFonts w:eastAsia="黑体" w:cs="Times New Roman" w:hint="eastAsia"/>
          <w:sz w:val="24"/>
        </w:rPr>
        <w:t>]</w:t>
      </w:r>
      <w:r>
        <w:t xml:space="preserve"> In traditional classrooms, teachers evaluate students' knowledge mastery and concentration levels through their facial expressions. However, due to limited energy, teachers cannot monitor every student's focus in real time, making it difficult to dynamically adjust teaching strategies. Driven by national initiatives to establish scientific educational evaluation systems and construct smart campuses, developing a comprehensive classroom evaluation framework has become increasingly crucial. Leveraging rapid advancements in artificial intelligence, computer vision-based classroom monitoring can systematically analyze and evaluate teaching effectiveness. This approach not only helps teachers gauge student comprehension via facial expression analysis but also identifies instructional shortcomings for timely improvement, ultimately enhancing overall teaching quality.</w:t>
      </w:r>
    </w:p>
    <w:p w14:paraId="55D037AD" w14:textId="77777777" w:rsidR="00FD6543" w:rsidRDefault="00000000">
      <w:pPr>
        <w:spacing w:line="440" w:lineRule="exact"/>
        <w:ind w:firstLineChars="200" w:firstLine="420"/>
        <w:jc w:val="both"/>
      </w:pPr>
      <w:r>
        <w:t>Currently, the practical application of concentration analysis in educational settings faces significant pain points. First, most methods rely heavily on multimodal data and high-performance computing, creating high deployment barriers that are difficult to adapt to standard K-12 classrooms. Second, existing research frequently prioritizes algorithm development over system construction; studies often stop at model validation without building a complete pipeline from data collection to results feedback, severely restricting real-world classroom application.</w:t>
      </w:r>
    </w:p>
    <w:p w14:paraId="5EC52B6E" w14:textId="77777777" w:rsidR="00FD6543" w:rsidRDefault="00000000">
      <w:pPr>
        <w:spacing w:line="440" w:lineRule="exact"/>
        <w:ind w:firstLineChars="200" w:firstLine="420"/>
        <w:jc w:val="both"/>
      </w:pPr>
      <w:r>
        <w:t>To address these challenges, this paper designs a facial expression-driven student attention detection system tailored for classroom environments. The system processes classroom video streams as input, utilizing YOLO11 for precise face localization and a Hugging Face model (dima806/facial_emotions_image_detection) for emotion recognition. To estimate attention levels, the system establishes a correlation between emotions and concentration based on manually annotated samples. Emotion probabilities are then used to weight frame-level aggregated attention scores, which are subsequently processed with temporal smoothing to generate real-time attention metrics. Furthermore, the system integrates essential functional modules—including data visualization, result storage, and offline report generation—to construct a complete and robust application closed loop.</w:t>
      </w:r>
    </w:p>
    <w:p w14:paraId="6BA53CC7" w14:textId="77777777" w:rsidR="00FD6543" w:rsidRDefault="00000000">
      <w:pPr>
        <w:spacing w:line="440" w:lineRule="exact"/>
        <w:ind w:firstLineChars="200" w:firstLine="420"/>
        <w:jc w:val="both"/>
        <w:rPr>
          <w:rFonts w:cs="Times New Roman"/>
          <w:color w:val="000000"/>
          <w:sz w:val="24"/>
        </w:rPr>
      </w:pPr>
      <w:r>
        <w:t xml:space="preserve">The implemented classroom teaching focus analysis system provides a feasible technical </w:t>
      </w:r>
      <w:r>
        <w:lastRenderedPageBreak/>
        <w:t>pathway for intelligent education. Future work will refine the system across four dimensions: optimizing model architectures and focus evaluation methods to further lower deployment thresholds and improve assessment accuracy; expanding adaptability to diverse teaching scenarios to achieve "teaching, learning, and evaluation" integration; strengthening pilot applications in primary and secondary schools to resolve practical deployment challenges while establishing robust data security and ethical guidelines; and promoting the system's integration with comprehensive smart campus platforms to empower personalized instruction and elevate educational quality.</w:t>
      </w:r>
      <w:r>
        <w:rPr>
          <w:rFonts w:cs="Times New Roman"/>
          <w:color w:val="000000"/>
          <w:sz w:val="24"/>
        </w:rPr>
        <w:t xml:space="preserve"> </w:t>
      </w:r>
    </w:p>
    <w:p w14:paraId="31018CCF" w14:textId="77777777" w:rsidR="00FD6543" w:rsidRDefault="00000000">
      <w:pPr>
        <w:spacing w:line="440" w:lineRule="exact"/>
        <w:ind w:firstLineChars="200" w:firstLine="480"/>
        <w:jc w:val="both"/>
        <w:rPr>
          <w:rFonts w:cs="Times New Roman"/>
          <w:color w:val="000000"/>
          <w:sz w:val="24"/>
        </w:rPr>
        <w:sectPr w:rsidR="00FD6543">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pPr>
      <w:r>
        <w:rPr>
          <w:rFonts w:cs="Times New Roman"/>
          <w:color w:val="000000"/>
          <w:sz w:val="24"/>
        </w:rPr>
        <w:t>[Key words]</w:t>
      </w:r>
      <w:r>
        <w:rPr>
          <w:rFonts w:hint="eastAsia"/>
        </w:rPr>
        <w:t xml:space="preserve"> </w:t>
      </w:r>
      <w:r>
        <w:rPr>
          <w:rFonts w:cs="Times New Roman"/>
          <w:color w:val="000000"/>
          <w:sz w:val="24"/>
        </w:rPr>
        <w:t>smart classroom; attention analysis; facial expression recognition; face detection</w:t>
      </w:r>
    </w:p>
    <w:p w14:paraId="58160CE8" w14:textId="77777777" w:rsidR="00FD6543" w:rsidRDefault="00FD6543">
      <w:pPr>
        <w:spacing w:after="120" w:line="0" w:lineRule="atLeast"/>
        <w:rPr>
          <w:rFonts w:cs="Times New Roman"/>
          <w:color w:val="000000"/>
          <w:sz w:val="24"/>
        </w:rPr>
        <w:sectPr w:rsidR="00FD6543">
          <w:headerReference w:type="even" r:id="rId18"/>
          <w:headerReference w:type="default" r:id="rId19"/>
          <w:footerReference w:type="default" r:id="rId20"/>
          <w:type w:val="continuous"/>
          <w:pgSz w:w="11906" w:h="16838"/>
          <w:pgMar w:top="1440" w:right="1800" w:bottom="1440" w:left="1800" w:header="1587" w:footer="1247" w:gutter="0"/>
          <w:pgNumType w:start="0"/>
          <w:cols w:space="425"/>
          <w:docGrid w:type="lines" w:linePitch="312"/>
        </w:sectPr>
      </w:pPr>
    </w:p>
    <w:p w14:paraId="3BF03A26" w14:textId="77777777" w:rsidR="00FD6543" w:rsidRDefault="00000000">
      <w:pPr>
        <w:spacing w:after="120" w:line="0" w:lineRule="atLeast"/>
        <w:jc w:val="center"/>
        <w:rPr>
          <w:rFonts w:ascii="黑体" w:eastAsia="黑体" w:hAnsi="黑体" w:hint="eastAsia"/>
          <w:b/>
          <w:bCs/>
          <w:sz w:val="36"/>
          <w:szCs w:val="36"/>
        </w:rPr>
      </w:pPr>
      <w:r>
        <w:rPr>
          <w:rFonts w:ascii="黑体" w:eastAsia="黑体" w:hAnsi="黑体" w:hint="eastAsia"/>
          <w:b/>
          <w:bCs/>
          <w:sz w:val="36"/>
          <w:szCs w:val="36"/>
        </w:rPr>
        <w:lastRenderedPageBreak/>
        <w:t>基于面部表情的课堂教学专注度分析系统</w:t>
      </w:r>
    </w:p>
    <w:p w14:paraId="685DDCDD" w14:textId="77777777" w:rsidR="00FD6543" w:rsidRDefault="00000000">
      <w:pPr>
        <w:pStyle w:val="1"/>
        <w:rPr>
          <w:rFonts w:hint="eastAsia"/>
        </w:rPr>
      </w:pPr>
      <w:bookmarkStart w:id="2" w:name="_Toc230352959"/>
      <w:r>
        <w:t>引言</w:t>
      </w:r>
      <w:bookmarkEnd w:id="2"/>
    </w:p>
    <w:p w14:paraId="753F9538" w14:textId="77777777" w:rsidR="00FD6543" w:rsidRDefault="00000000">
      <w:pPr>
        <w:pStyle w:val="2"/>
        <w:rPr>
          <w:rFonts w:hint="eastAsia"/>
          <w:b w:val="0"/>
          <w:color w:val="000000" w:themeColor="text1"/>
          <w14:shadow w14:blurRad="38100" w14:dist="19050" w14:dir="2700000" w14:sx="100000" w14:sy="100000" w14:kx="0" w14:ky="0" w14:algn="tl">
            <w14:schemeClr w14:val="dk1">
              <w14:alpha w14:val="60000"/>
            </w14:schemeClr>
          </w14:shadow>
        </w:rPr>
      </w:pPr>
      <w:bookmarkStart w:id="3" w:name="_Toc230352960"/>
      <w:r>
        <w:t>1.1</w:t>
      </w:r>
      <w:r>
        <w:rPr>
          <w:b w:val="0"/>
          <w:color w:val="000000" w:themeColor="text1"/>
          <w14:shadow w14:blurRad="38100" w14:dist="19050" w14:dir="2700000" w14:sx="100000" w14:sy="100000" w14:kx="0" w14:ky="0" w14:algn="tl">
            <w14:schemeClr w14:val="dk1">
              <w14:alpha w14:val="60000"/>
            </w14:schemeClr>
          </w14:shadow>
        </w:rPr>
        <w:t>选题背景及意义</w:t>
      </w:r>
      <w:bookmarkEnd w:id="3"/>
    </w:p>
    <w:p w14:paraId="3B3628AD" w14:textId="77777777" w:rsidR="00FD6543" w:rsidRDefault="00000000">
      <w:pPr>
        <w:pStyle w:val="a5"/>
        <w:ind w:firstLine="480"/>
      </w:pPr>
      <w:r>
        <w:t>传统教学中学生集中注意力的方法大多是片段化的、滞后的，这是由于教师只能用肉眼观察。在人工智能</w:t>
      </w:r>
      <w:r>
        <w:rPr>
          <w:rFonts w:hint="eastAsia"/>
        </w:rPr>
        <w:t>浪</w:t>
      </w:r>
      <w:r>
        <w:t>潮之下，教育方式也由原来的数字化转变为智能化。为了克服教学评估不及时的弊端，开发出一个科学、客观的专注度分析系统，已经成为目前完善课堂管理体系的一个切入点。</w:t>
      </w:r>
    </w:p>
    <w:p w14:paraId="23165E43" w14:textId="77777777" w:rsidR="00FD6543" w:rsidRDefault="00000000">
      <w:pPr>
        <w:pStyle w:val="a5"/>
        <w:ind w:firstLine="480"/>
      </w:pPr>
      <w:r>
        <w:t>学习者主动参与、专心致志是保证教学质量的因素。但是由于环境遮挡、拍摄角度变化大、个体不同等原因，用视觉方式来捕捉面部微表情、肢体运动、空间姿态还存在着很多的技术问题。创建出一个具有很强鲁棒性的专注度评价体系，不仅可以深入剖析学习个体状态的改变，还可以给教师及时调整授课方案、创建起科学的教学反馈体系提供重要的数据支持。</w:t>
      </w:r>
    </w:p>
    <w:p w14:paraId="13B03861" w14:textId="77777777" w:rsidR="00FD6543" w:rsidRDefault="00000000">
      <w:pPr>
        <w:pStyle w:val="2"/>
        <w:rPr>
          <w:rFonts w:hint="eastAsia"/>
        </w:rPr>
      </w:pPr>
      <w:bookmarkStart w:id="4" w:name="_Toc230352961"/>
      <w:r>
        <w:rPr>
          <w:rFonts w:hint="eastAsia"/>
        </w:rPr>
        <w:t>1.2</w:t>
      </w:r>
      <w:r>
        <w:rPr>
          <w:rFonts w:hint="eastAsia"/>
          <w:b w:val="0"/>
          <w:color w:val="000000" w:themeColor="text1"/>
          <w14:shadow w14:blurRad="38100" w14:dist="19050" w14:dir="2700000" w14:sx="100000" w14:sy="100000" w14:kx="0" w14:ky="0" w14:algn="tl">
            <w14:schemeClr w14:val="dk1">
              <w14:alpha w14:val="60000"/>
            </w14:schemeClr>
          </w14:shadow>
        </w:rPr>
        <w:t xml:space="preserve"> </w:t>
      </w:r>
      <w:r>
        <w:rPr>
          <w:rFonts w:ascii="Times New Roman" w:hAnsi="Times New Roman" w:hint="eastAsia"/>
          <w:b w:val="0"/>
          <w:color w:val="000000" w:themeColor="text1"/>
          <w14:shadow w14:blurRad="38100" w14:dist="19050" w14:dir="2700000" w14:sx="100000" w14:sy="100000" w14:kx="0" w14:ky="0" w14:algn="tl">
            <w14:schemeClr w14:val="dk1">
              <w14:alpha w14:val="60000"/>
            </w14:schemeClr>
          </w14:shadow>
        </w:rPr>
        <w:t>国内外现状分析</w:t>
      </w:r>
      <w:bookmarkEnd w:id="4"/>
    </w:p>
    <w:p w14:paraId="1699D1AE" w14:textId="77777777" w:rsidR="00FD6543" w:rsidRDefault="00000000">
      <w:pPr>
        <w:pStyle w:val="a5"/>
        <w:ind w:firstLine="480"/>
      </w:pPr>
      <w:r>
        <w:t>在全球教育信息化的大潮之下，智能化教学评价成了学术界的研究热点。海外研究机构在这方面起步较早，它走过的技术之路是从依靠某种生理传感器到使用普遍的计算机视觉算法。目前该领域的研究重点也从原来的提高算法在极端复杂课堂场景下环境适应性、检测稳定性能力转变为提高算法在极端复杂课堂场景下环境适应性、检测稳定性能力。</w:t>
      </w:r>
    </w:p>
    <w:p w14:paraId="3F70DB79" w14:textId="77777777" w:rsidR="00FD6543" w:rsidRDefault="00000000">
      <w:pPr>
        <w:pStyle w:val="a5"/>
        <w:ind w:firstLine="480"/>
      </w:pPr>
      <w:r>
        <w:rPr>
          <w:rFonts w:hint="eastAsia"/>
        </w:rPr>
        <w:t>早期研究大多从特殊的硬件特征入手来提取，</w:t>
      </w:r>
      <w:commentRangeStart w:id="5"/>
      <w:r>
        <w:rPr>
          <w:rFonts w:hint="eastAsia"/>
        </w:rPr>
        <w:t>2017</w:t>
      </w:r>
      <w:r>
        <w:rPr>
          <w:rFonts w:hint="eastAsia"/>
        </w:rPr>
        <w:t>年</w:t>
      </w:r>
      <w:r>
        <w:rPr>
          <w:rFonts w:hint="eastAsia"/>
        </w:rPr>
        <w:t>Zaletelj</w:t>
      </w:r>
      <w:r>
        <w:rPr>
          <w:vertAlign w:val="superscript"/>
        </w:rPr>
        <w:fldChar w:fldCharType="begin"/>
      </w:r>
      <w:r>
        <w:rPr>
          <w:vertAlign w:val="superscript"/>
        </w:rPr>
        <w:instrText xml:space="preserve"> </w:instrText>
      </w:r>
      <w:r>
        <w:rPr>
          <w:rFonts w:hint="eastAsia"/>
          <w:vertAlign w:val="superscript"/>
        </w:rPr>
        <w:instrText>REF _Ref229691788 \r \h</w:instrText>
      </w:r>
      <w:r>
        <w:rPr>
          <w:vertAlign w:val="superscript"/>
        </w:rPr>
        <w:instrText xml:space="preserve">  \* MERGEFORMAT </w:instrText>
      </w:r>
      <w:r>
        <w:rPr>
          <w:vertAlign w:val="superscript"/>
        </w:rPr>
      </w:r>
      <w:r>
        <w:rPr>
          <w:vertAlign w:val="superscript"/>
        </w:rPr>
        <w:fldChar w:fldCharType="separate"/>
      </w:r>
      <w:r>
        <w:rPr>
          <w:vertAlign w:val="superscript"/>
        </w:rPr>
        <w:t>[1]</w:t>
      </w:r>
      <w:r>
        <w:rPr>
          <w:vertAlign w:val="superscript"/>
        </w:rPr>
        <w:fldChar w:fldCharType="end"/>
      </w:r>
      <w:commentRangeEnd w:id="5"/>
      <w:r>
        <w:rPr>
          <w:rStyle w:val="aff3"/>
          <w:rFonts w:hint="eastAsia"/>
          <w:sz w:val="24"/>
          <w:szCs w:val="24"/>
        </w:rPr>
        <w:commentReference w:id="5"/>
      </w:r>
      <w:del w:id="6" w:author="NL" w:date="2026-05-23T21:44:00Z">
        <w:r>
          <w:rPr>
            <w:rFonts w:hint="eastAsia"/>
          </w:rPr>
          <w:delText>（</w:delText>
        </w:r>
        <w:r>
          <w:rPr>
            <w:rFonts w:hint="eastAsia"/>
          </w:rPr>
          <w:delText>2017</w:delText>
        </w:r>
        <w:r>
          <w:rPr>
            <w:rFonts w:hint="eastAsia"/>
          </w:rPr>
          <w:delText>）</w:delText>
        </w:r>
      </w:del>
      <w:r>
        <w:rPr>
          <w:rFonts w:hint="eastAsia"/>
        </w:rPr>
        <w:t>用</w:t>
      </w:r>
      <w:r>
        <w:rPr>
          <w:rFonts w:hint="eastAsia"/>
        </w:rPr>
        <w:t>kinect</w:t>
      </w:r>
      <w:r>
        <w:rPr>
          <w:rFonts w:hint="eastAsia"/>
        </w:rPr>
        <w:t>传感器的深度信息做局部监控。由于深度学习算力的爆发，基于标准</w:t>
      </w:r>
      <w:r>
        <w:rPr>
          <w:rFonts w:hint="eastAsia"/>
        </w:rPr>
        <w:t>RGB</w:t>
      </w:r>
      <w:r>
        <w:rPr>
          <w:rFonts w:hint="eastAsia"/>
        </w:rPr>
        <w:t>图像的非侵入式全场景分析成为主流。典型案例为</w:t>
      </w:r>
      <w:ins w:id="7" w:author="NL" w:date="2026-05-23T21:44:00Z">
        <w:r>
          <w:rPr>
            <w:rFonts w:hint="eastAsia"/>
          </w:rPr>
          <w:t>2021</w:t>
        </w:r>
      </w:ins>
      <w:ins w:id="8" w:author="NL" w:date="2026-05-23T21:45:00Z">
        <w:r>
          <w:rPr>
            <w:rFonts w:hint="eastAsia"/>
          </w:rPr>
          <w:t>年</w:t>
        </w:r>
      </w:ins>
      <w:r>
        <w:rPr>
          <w:rFonts w:hint="eastAsia"/>
        </w:rPr>
        <w:t>Lin</w:t>
      </w:r>
      <w:r>
        <w:rPr>
          <w:vertAlign w:val="superscript"/>
        </w:rPr>
        <w:fldChar w:fldCharType="begin"/>
      </w:r>
      <w:r>
        <w:rPr>
          <w:vertAlign w:val="superscript"/>
        </w:rPr>
        <w:instrText xml:space="preserve"> </w:instrText>
      </w:r>
      <w:r>
        <w:rPr>
          <w:rFonts w:hint="eastAsia"/>
          <w:vertAlign w:val="superscript"/>
        </w:rPr>
        <w:instrText>REF _Ref229691859 \r \h</w:instrText>
      </w:r>
      <w:r>
        <w:rPr>
          <w:vertAlign w:val="superscript"/>
        </w:rPr>
        <w:instrText xml:space="preserve">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等人</w:t>
      </w:r>
      <w:del w:id="9" w:author="NL" w:date="2026-05-23T21:44:00Z">
        <w:r>
          <w:rPr>
            <w:rFonts w:hint="eastAsia"/>
          </w:rPr>
          <w:delText>（</w:delText>
        </w:r>
        <w:r>
          <w:rPr>
            <w:rFonts w:hint="eastAsia"/>
          </w:rPr>
          <w:delText>2021</w:delText>
        </w:r>
        <w:r>
          <w:rPr>
            <w:rFonts w:hint="eastAsia"/>
          </w:rPr>
          <w:delText>）</w:delText>
        </w:r>
      </w:del>
      <w:r>
        <w:rPr>
          <w:rFonts w:hint="eastAsia"/>
        </w:rPr>
        <w:t>，利用人体关键点检测技术来刻画学生的行为轨迹，</w:t>
      </w:r>
      <w:r>
        <w:rPr>
          <w:rFonts w:hint="eastAsia"/>
        </w:rPr>
        <w:t>Mindoro</w:t>
      </w:r>
      <w:r>
        <w:rPr>
          <w:rFonts w:hint="eastAsia"/>
        </w:rPr>
        <w:t>团队</w:t>
      </w:r>
      <w:r>
        <w:rPr>
          <w:vertAlign w:val="superscript"/>
        </w:rPr>
        <w:fldChar w:fldCharType="begin"/>
      </w:r>
      <w:r>
        <w:rPr>
          <w:vertAlign w:val="superscript"/>
        </w:rPr>
        <w:instrText xml:space="preserve"> </w:instrText>
      </w:r>
      <w:r>
        <w:rPr>
          <w:rFonts w:hint="eastAsia"/>
          <w:vertAlign w:val="superscript"/>
        </w:rPr>
        <w:instrText>REF _Ref229691875 \r \h</w:instrText>
      </w:r>
      <w:r>
        <w:rPr>
          <w:vertAlign w:val="superscript"/>
        </w:rPr>
        <w:instrText xml:space="preserve">  \* MERGEFORMAT </w:instrText>
      </w:r>
      <w:r>
        <w:rPr>
          <w:vertAlign w:val="superscript"/>
        </w:rPr>
      </w:r>
      <w:r>
        <w:rPr>
          <w:vertAlign w:val="superscript"/>
        </w:rPr>
        <w:fldChar w:fldCharType="separate"/>
      </w:r>
      <w:r>
        <w:rPr>
          <w:vertAlign w:val="superscript"/>
        </w:rPr>
        <w:t>[3]</w:t>
      </w:r>
      <w:r>
        <w:rPr>
          <w:vertAlign w:val="superscript"/>
        </w:rPr>
        <w:fldChar w:fldCharType="end"/>
      </w:r>
      <w:r>
        <w:rPr>
          <w:rFonts w:hint="eastAsia"/>
        </w:rPr>
        <w:t>（</w:t>
      </w:r>
      <w:r>
        <w:rPr>
          <w:rFonts w:hint="eastAsia"/>
        </w:rPr>
        <w:t>2020</w:t>
      </w:r>
      <w:r>
        <w:rPr>
          <w:rFonts w:hint="eastAsia"/>
        </w:rPr>
        <w:t>），用轻量级的检测框架（</w:t>
      </w:r>
      <w:r>
        <w:rPr>
          <w:rFonts w:hint="eastAsia"/>
        </w:rPr>
        <w:t>YOLO</w:t>
      </w:r>
      <w:r>
        <w:rPr>
          <w:rFonts w:hint="eastAsia"/>
        </w:rPr>
        <w:t>系列）来提升课堂监控的实时响应性能，在保证精度的基础上大幅度提高了课堂监控的实时响应性能。</w:t>
      </w:r>
    </w:p>
    <w:p w14:paraId="3EBC9704" w14:textId="77777777" w:rsidR="00FD6543" w:rsidRDefault="00000000">
      <w:pPr>
        <w:pStyle w:val="a5"/>
        <w:ind w:firstLine="480"/>
      </w:pPr>
      <w:r>
        <w:rPr>
          <w:rFonts w:hint="eastAsia"/>
        </w:rPr>
        <w:t>就更为细微的心理状态而言，日本东北大学的</w:t>
      </w:r>
      <w:r>
        <w:t>Sato K</w:t>
      </w:r>
      <w:r>
        <w:rPr>
          <w:rFonts w:hint="eastAsia"/>
        </w:rPr>
        <w:t>等人</w:t>
      </w:r>
      <w:r>
        <w:rPr>
          <w:vertAlign w:val="superscript"/>
        </w:rPr>
        <w:fldChar w:fldCharType="begin"/>
      </w:r>
      <w:r>
        <w:rPr>
          <w:vertAlign w:val="superscript"/>
        </w:rPr>
        <w:instrText xml:space="preserve"> </w:instrText>
      </w:r>
      <w:r>
        <w:rPr>
          <w:rFonts w:hint="eastAsia"/>
          <w:vertAlign w:val="superscript"/>
        </w:rPr>
        <w:instrText>REF _Ref229691890 \r \h</w:instrText>
      </w:r>
      <w:r>
        <w:rPr>
          <w:vertAlign w:val="superscript"/>
        </w:rPr>
        <w:instrText xml:space="preserve">  \* MERGEFORMAT </w:instrText>
      </w:r>
      <w:r>
        <w:rPr>
          <w:vertAlign w:val="superscript"/>
        </w:rPr>
      </w:r>
      <w:r>
        <w:rPr>
          <w:vertAlign w:val="superscript"/>
        </w:rPr>
        <w:fldChar w:fldCharType="separate"/>
      </w:r>
      <w:r>
        <w:rPr>
          <w:vertAlign w:val="superscript"/>
        </w:rPr>
        <w:t>[4]</w:t>
      </w:r>
      <w:r>
        <w:rPr>
          <w:vertAlign w:val="superscript"/>
        </w:rPr>
        <w:fldChar w:fldCharType="end"/>
      </w:r>
      <w:r>
        <w:rPr>
          <w:rFonts w:hint="eastAsia"/>
        </w:rPr>
        <w:t>（</w:t>
      </w:r>
      <w:r>
        <w:rPr>
          <w:rFonts w:hint="eastAsia"/>
        </w:rPr>
        <w:t>2023</w:t>
      </w:r>
      <w:r>
        <w:rPr>
          <w:rFonts w:hint="eastAsia"/>
        </w:rPr>
        <w:t>）用面部动作单元（</w:t>
      </w:r>
      <w:r>
        <w:rPr>
          <w:rFonts w:hint="eastAsia"/>
        </w:rPr>
        <w:t>Action Units</w:t>
      </w:r>
      <w:r>
        <w:rPr>
          <w:rFonts w:hint="eastAsia"/>
        </w:rPr>
        <w:t>）来评价。利用</w:t>
      </w:r>
      <w:r>
        <w:rPr>
          <w:rFonts w:hint="eastAsia"/>
        </w:rPr>
        <w:t>OpenFace</w:t>
      </w:r>
      <w:r>
        <w:rPr>
          <w:rFonts w:hint="eastAsia"/>
        </w:rPr>
        <w:t>提取出肌肉运动层面的特征维度，用</w:t>
      </w:r>
      <w:r>
        <w:rPr>
          <w:rFonts w:hint="eastAsia"/>
        </w:rPr>
        <w:t>LightGBM</w:t>
      </w:r>
      <w:r>
        <w:rPr>
          <w:rFonts w:hint="eastAsia"/>
        </w:rPr>
        <w:t>的学习机制反推学生的专注程度，根据学生对外界干扰反应迟缓来推测学生的专注程度。该结果很好地证明了用面部特征来预测线上学习参与</w:t>
      </w:r>
      <w:r>
        <w:rPr>
          <w:rFonts w:hint="eastAsia"/>
        </w:rPr>
        <w:lastRenderedPageBreak/>
        <w:t>度是可行的，给精细化的状态感知带来了新的想法</w:t>
      </w:r>
      <w:r>
        <w:t>。</w:t>
      </w:r>
    </w:p>
    <w:p w14:paraId="63FA3CDF" w14:textId="77777777" w:rsidR="00FD6543" w:rsidRDefault="00000000">
      <w:pPr>
        <w:pStyle w:val="a5"/>
        <w:ind w:firstLine="480"/>
      </w:pPr>
      <w:r>
        <w:t>但是就目前的技术瓶颈来说，</w:t>
      </w:r>
      <w:r>
        <w:t>2023</w:t>
      </w:r>
      <w:r>
        <w:t>年</w:t>
      </w:r>
      <w:r>
        <w:t>Trabelsi</w:t>
      </w:r>
      <w:r>
        <w:t>等人</w:t>
      </w:r>
      <w:r>
        <w:rPr>
          <w:vertAlign w:val="superscript"/>
        </w:rPr>
        <w:fldChar w:fldCharType="begin"/>
      </w:r>
      <w:r>
        <w:rPr>
          <w:vertAlign w:val="superscript"/>
        </w:rPr>
        <w:instrText xml:space="preserve"> REF _Ref229691910 \r \h  \* MERGEFORMAT </w:instrText>
      </w:r>
      <w:r>
        <w:rPr>
          <w:vertAlign w:val="superscript"/>
        </w:rPr>
      </w:r>
      <w:r>
        <w:rPr>
          <w:vertAlign w:val="superscript"/>
        </w:rPr>
        <w:fldChar w:fldCharType="separate"/>
      </w:r>
      <w:r>
        <w:rPr>
          <w:vertAlign w:val="superscript"/>
        </w:rPr>
        <w:t>[5]</w:t>
      </w:r>
      <w:r>
        <w:rPr>
          <w:vertAlign w:val="superscript"/>
        </w:rPr>
        <w:fldChar w:fldCharType="end"/>
      </w:r>
      <w:r>
        <w:t>的最新研究发现，现有的系统还存在两个问题，第一部分高精度模型计算负荷大，不能在边缘设备上达到低延迟的实时反馈效果；第二部分缺少在遮挡环境（佩戴口罩等）下鲁棒性的。因此开发出一个轻量级的、多模态（结合行为和情绪）、易于使用的实时监测系统就是目前国际上研究的主要方向</w:t>
      </w:r>
      <w:r>
        <w:rPr>
          <w:rFonts w:hint="eastAsia"/>
        </w:rPr>
        <w:t>。</w:t>
      </w:r>
    </w:p>
    <w:p w14:paraId="11FE1307" w14:textId="77777777" w:rsidR="00FD6543" w:rsidRDefault="00000000">
      <w:pPr>
        <w:pStyle w:val="a5"/>
        <w:ind w:firstLine="480"/>
      </w:pPr>
      <w:r>
        <w:t>国内研究</w:t>
      </w:r>
      <w:r>
        <w:rPr>
          <w:rFonts w:hint="eastAsia"/>
        </w:rPr>
        <w:t>侧重</w:t>
      </w:r>
      <w:r>
        <w:t>算法轻量化改进，在各个学段的现实场景中做了大量的试验。在国内学者的努力下，在保证识别准确率的同时又可以减小模型的复杂度，从而适应课堂上的算力。郭顺超等人</w:t>
      </w:r>
      <w:r>
        <w:rPr>
          <w:vertAlign w:val="superscript"/>
        </w:rPr>
        <w:fldChar w:fldCharType="begin"/>
      </w:r>
      <w:r>
        <w:rPr>
          <w:vertAlign w:val="superscript"/>
        </w:rPr>
        <w:instrText xml:space="preserve"> REF _Ref229691923 \r \h  \* MERGEFORMAT </w:instrText>
      </w:r>
      <w:r>
        <w:rPr>
          <w:vertAlign w:val="superscript"/>
        </w:rPr>
      </w:r>
      <w:r>
        <w:rPr>
          <w:vertAlign w:val="superscript"/>
        </w:rPr>
        <w:fldChar w:fldCharType="separate"/>
      </w:r>
      <w:r>
        <w:rPr>
          <w:vertAlign w:val="superscript"/>
        </w:rPr>
        <w:t>[6]</w:t>
      </w:r>
      <w:r>
        <w:rPr>
          <w:vertAlign w:val="superscript"/>
        </w:rPr>
        <w:fldChar w:fldCharType="end"/>
      </w:r>
      <w:r>
        <w:t>用</w:t>
      </w:r>
      <w:r>
        <w:t>MiniXception</w:t>
      </w:r>
      <w:r>
        <w:t>网络模型在</w:t>
      </w:r>
      <w:r>
        <w:t>FER2013</w:t>
      </w:r>
      <w:r>
        <w:t>数据集上进行训练</w:t>
      </w:r>
      <w:r>
        <w:rPr>
          <w:rFonts w:hint="eastAsia"/>
        </w:rPr>
        <w:t>，取得了较好的结果。</w:t>
      </w:r>
    </w:p>
    <w:p w14:paraId="5B2CA91E" w14:textId="77777777" w:rsidR="00FD6543" w:rsidRDefault="00000000">
      <w:pPr>
        <w:pStyle w:val="a5"/>
        <w:ind w:firstLine="480"/>
      </w:pPr>
      <w:r>
        <w:t>综上所述，国外研究在多模态特征融合、高精度模型架构上处于领先地位，但是由于计算成本高，不能大规模使用；国内研究在算法轻量化、工程适配方面有丰富的经验，但是对于复杂极端环境（强遮挡、弱光照）的鲁棒性还有待提高</w:t>
      </w:r>
      <w:r>
        <w:rPr>
          <w:rFonts w:hint="eastAsia"/>
        </w:rPr>
        <w:t>。</w:t>
      </w:r>
    </w:p>
    <w:p w14:paraId="55507E21" w14:textId="77777777" w:rsidR="00FD6543" w:rsidRDefault="00000000">
      <w:pPr>
        <w:pStyle w:val="a5"/>
        <w:ind w:firstLine="480"/>
      </w:pPr>
      <w:r>
        <w:t>因此未来学术研究会从这三个方面入手，第一，追求模型的极致轻量化和边缘化，即开发出可以嵌入到终端设备中的超小量级的网络结构，在保证精度的同时实现毫秒级的反应速度，以满足对实时性有要求的真实环境。其次提高模型的抗干扰性以及多模态鲁棒性，将面部表情、身体姿态、眼动等各种各样的信息综合起来，解决由于遮挡、光照变化、姿态偏离等原因造成的长尾问题。最后，提高系统的可解释性、加强隐私保护，不能只停留在</w:t>
      </w:r>
      <w:r>
        <w:t>“</w:t>
      </w:r>
      <w:r>
        <w:t>专注度评估</w:t>
      </w:r>
      <w:r>
        <w:t>”</w:t>
      </w:r>
      <w:r>
        <w:t>上，而应该转向可以解释的行为分析，并且要寻找出一种基于非人脸特征的匿名化分析方法，在保证教学评价效果的同时，也能够很好地保护学生的隐私</w:t>
      </w:r>
      <w:r>
        <w:rPr>
          <w:rFonts w:hint="eastAsia"/>
        </w:rPr>
        <w:t>。</w:t>
      </w:r>
    </w:p>
    <w:p w14:paraId="42002C60" w14:textId="77777777" w:rsidR="00FD6543" w:rsidRDefault="00000000">
      <w:pPr>
        <w:pStyle w:val="2"/>
        <w:rPr>
          <w:rFonts w:hint="eastAsia"/>
        </w:rPr>
      </w:pPr>
      <w:bookmarkStart w:id="10" w:name="_Toc230352962"/>
      <w:r>
        <w:rPr>
          <w:rFonts w:hint="eastAsia"/>
        </w:rPr>
        <w:t>1.</w:t>
      </w:r>
      <w:del w:id="11" w:author="NL" w:date="2026-05-23T21:59:00Z">
        <w:r>
          <w:delText>4</w:delText>
        </w:r>
      </w:del>
      <w:ins w:id="12" w:author="NL" w:date="2026-05-23T21:59:00Z">
        <w:r>
          <w:rPr>
            <w:rFonts w:hint="eastAsia"/>
          </w:rPr>
          <w:t>3</w:t>
        </w:r>
      </w:ins>
      <w:del w:id="13" w:author="NL" w:date="2026-05-23T21:45:00Z">
        <w:r>
          <w:delText>本文</w:delText>
        </w:r>
      </w:del>
      <w:r>
        <w:t>主要研究内容</w:t>
      </w:r>
      <w:del w:id="14" w:author="NL" w:date="2026-05-23T21:46:00Z">
        <w:r>
          <w:delText>与工作安排</w:delText>
        </w:r>
      </w:del>
      <w:bookmarkEnd w:id="10"/>
    </w:p>
    <w:p w14:paraId="5FC70ABF" w14:textId="77777777" w:rsidR="00FD6543" w:rsidRDefault="00000000">
      <w:pPr>
        <w:pStyle w:val="a5"/>
        <w:ind w:firstLine="480"/>
      </w:pPr>
      <w:r>
        <w:rPr>
          <w:rFonts w:hint="eastAsia"/>
        </w:rPr>
        <w:t>（</w:t>
      </w:r>
      <w:r>
        <w:rPr>
          <w:rFonts w:hint="eastAsia"/>
        </w:rPr>
        <w:t>1</w:t>
      </w:r>
      <w:r>
        <w:rPr>
          <w:rFonts w:hint="eastAsia"/>
        </w:rPr>
        <w:t>）</w:t>
      </w:r>
      <w:r>
        <w:t>完成课堂专注度分析系统的总体方案设计</w:t>
      </w:r>
    </w:p>
    <w:p w14:paraId="1AF247D8" w14:textId="77777777" w:rsidR="00FD6543" w:rsidRDefault="00000000">
      <w:pPr>
        <w:pStyle w:val="a5"/>
        <w:ind w:firstLine="480"/>
      </w:pPr>
      <w:r>
        <w:t>根据课堂场景下实时性、稳定性、可解释性的要求来设计系统总体结构，创建起视频输入、人脸检测、情绪识别、专注度计算、结果可视化、数据存储、报表输出的全部过程。按照模块化设计来确定各个子模块之间的输入、输出关系，为以后的设计、维护提供结构基础。</w:t>
      </w:r>
    </w:p>
    <w:p w14:paraId="2F2850D3" w14:textId="77777777" w:rsidR="00FD6543" w:rsidRDefault="00000000">
      <w:pPr>
        <w:pStyle w:val="a5"/>
        <w:ind w:firstLine="480"/>
      </w:pPr>
      <w:r>
        <w:rPr>
          <w:rFonts w:hint="eastAsia"/>
        </w:rPr>
        <w:t>（</w:t>
      </w:r>
      <w:r>
        <w:rPr>
          <w:rFonts w:hint="eastAsia"/>
        </w:rPr>
        <w:t>2</w:t>
      </w:r>
      <w:r>
        <w:rPr>
          <w:rFonts w:hint="eastAsia"/>
        </w:rPr>
        <w:t>）</w:t>
      </w:r>
      <w:r>
        <w:t>实现基于视觉信息的人脸检测与情绪识别功能</w:t>
      </w:r>
    </w:p>
    <w:p w14:paraId="365A8A5B" w14:textId="77777777" w:rsidR="00FD6543" w:rsidRDefault="00000000">
      <w:pPr>
        <w:pStyle w:val="a5"/>
        <w:ind w:firstLine="480"/>
      </w:pPr>
      <w:r>
        <w:rPr>
          <w:rFonts w:hint="eastAsia"/>
        </w:rPr>
        <w:t>在感知层，系统把课堂视频作为输入，用人脸检测模型找到学生的面部区域，</w:t>
      </w:r>
      <w:r>
        <w:rPr>
          <w:rFonts w:hint="eastAsia"/>
        </w:rPr>
        <w:lastRenderedPageBreak/>
        <w:t>再用深度学习的情绪识别模型得到情绪类别和置信度。经过上述过程之后，就将最初的视频转化为可以量化的、情绪的信息，给专注度的计算提供主要的支持。</w:t>
      </w:r>
    </w:p>
    <w:p w14:paraId="7849B60C" w14:textId="77777777" w:rsidR="00FD6543" w:rsidRDefault="00000000">
      <w:pPr>
        <w:pStyle w:val="a5"/>
        <w:ind w:firstLine="480"/>
      </w:pPr>
      <w:r>
        <w:rPr>
          <w:rFonts w:hint="eastAsia"/>
        </w:rPr>
        <w:t>（</w:t>
      </w:r>
      <w:r>
        <w:rPr>
          <w:rFonts w:hint="eastAsia"/>
        </w:rPr>
        <w:t>3</w:t>
      </w:r>
      <w:r>
        <w:rPr>
          <w:rFonts w:hint="eastAsia"/>
        </w:rPr>
        <w:t>）</w:t>
      </w:r>
      <w:r>
        <w:t>提出数据驱动的专注度分数构建方法</w:t>
      </w:r>
    </w:p>
    <w:p w14:paraId="69AF83BA" w14:textId="77777777" w:rsidR="00FD6543" w:rsidRDefault="00000000">
      <w:pPr>
        <w:pStyle w:val="a5"/>
        <w:ind w:firstLine="480"/>
      </w:pPr>
      <w:r>
        <w:rPr>
          <w:rFonts w:hint="eastAsia"/>
        </w:rPr>
        <w:t>本文对于情绪和专注度之间的人工标注数据进行了处理，得到二者关系映射图。具体做法有两方面，一方面是对抽帧样本进行情绪和帧级专注度标注，另一方面是将帧级标签映射成数值区间，再统计各个情绪对应的专注度均值得到一个映射表，在运行阶段用情绪概率加权、帧内平均和时间平滑的方式得到实时的专注度分数。</w:t>
      </w:r>
    </w:p>
    <w:p w14:paraId="6AB15AC0" w14:textId="77777777" w:rsidR="00FD6543" w:rsidRDefault="00000000">
      <w:pPr>
        <w:pStyle w:val="a5"/>
        <w:ind w:firstLine="480"/>
      </w:pPr>
      <w:r>
        <w:rPr>
          <w:rFonts w:hint="eastAsia"/>
        </w:rPr>
        <w:t>该方法提高了评分过程的可解释性、可复现性，可以较好的避免由于主观原因造成的评分偏差。</w:t>
      </w:r>
    </w:p>
    <w:p w14:paraId="6BE5D76B" w14:textId="77777777" w:rsidR="00FD6543" w:rsidRDefault="00000000">
      <w:pPr>
        <w:pStyle w:val="a5"/>
        <w:ind w:firstLine="480"/>
      </w:pPr>
      <w:r>
        <w:rPr>
          <w:rFonts w:hint="eastAsia"/>
        </w:rPr>
        <w:t>（</w:t>
      </w:r>
      <w:r>
        <w:rPr>
          <w:rFonts w:hint="eastAsia"/>
        </w:rPr>
        <w:t>4</w:t>
      </w:r>
      <w:r>
        <w:rPr>
          <w:rFonts w:hint="eastAsia"/>
        </w:rPr>
        <w:t>）</w:t>
      </w:r>
      <w:r>
        <w:t>完成系统工程实现与应用验证</w:t>
      </w:r>
    </w:p>
    <w:p w14:paraId="62A6E2A4" w14:textId="77777777" w:rsidR="00FD6543" w:rsidRDefault="00000000">
      <w:pPr>
        <w:pStyle w:val="a5"/>
        <w:ind w:firstLine="480"/>
      </w:pPr>
      <w:r>
        <w:t>在应用层上实现实时可视化的界面，显示课堂视频、人脸识别结果、专注度趋势，在数据层上保存结构化存储帧级、人脸级的分析数据，实现离线报告导出，可以对课堂过程进行回放和统计分析。经过对真实的课堂视频进行测试，得出系统可以持续工作，并且能够给出趋势反馈的效果。</w:t>
      </w:r>
    </w:p>
    <w:p w14:paraId="3F6B2A34" w14:textId="77777777" w:rsidR="00FD6543" w:rsidRDefault="00000000">
      <w:pPr>
        <w:pStyle w:val="2"/>
        <w:rPr>
          <w:rFonts w:hint="eastAsia"/>
        </w:rPr>
      </w:pPr>
      <w:bookmarkStart w:id="15" w:name="_Toc230352963"/>
      <w:r>
        <w:t>1.</w:t>
      </w:r>
      <w:del w:id="16" w:author="NL" w:date="2026-05-23T21:59:00Z">
        <w:r>
          <w:delText>5</w:delText>
        </w:r>
      </w:del>
      <w:ins w:id="17" w:author="NL" w:date="2026-05-23T21:59:00Z">
        <w:r>
          <w:rPr>
            <w:rFonts w:hint="eastAsia"/>
          </w:rPr>
          <w:t>4</w:t>
        </w:r>
      </w:ins>
      <w:r>
        <w:t xml:space="preserve"> 论文组织结构</w:t>
      </w:r>
      <w:bookmarkEnd w:id="15"/>
    </w:p>
    <w:p w14:paraId="195A720A" w14:textId="77777777" w:rsidR="00FD6543" w:rsidRDefault="00000000">
      <w:pPr>
        <w:pStyle w:val="a5"/>
        <w:ind w:firstLine="480"/>
      </w:pPr>
      <w:r>
        <w:rPr>
          <w:rFonts w:hint="eastAsia"/>
        </w:rPr>
        <w:t>本文的组织结构如下：</w:t>
      </w:r>
    </w:p>
    <w:p w14:paraId="237BB150" w14:textId="77777777" w:rsidR="00FD6543" w:rsidRDefault="00000000">
      <w:pPr>
        <w:pStyle w:val="a5"/>
        <w:ind w:firstLine="480"/>
      </w:pPr>
      <w:r>
        <w:t>第一章</w:t>
      </w:r>
      <w:r>
        <w:t xml:space="preserve"> </w:t>
      </w:r>
      <w:r>
        <w:t>引言。阐述课题研究的背景及现实意义，分析国内外相关研究现状及不足，确定本文的研究目的、主要工作和技术路线，说明全文结构安排</w:t>
      </w:r>
      <w:r>
        <w:rPr>
          <w:rFonts w:hint="eastAsia"/>
        </w:rPr>
        <w:t>。</w:t>
      </w:r>
    </w:p>
    <w:p w14:paraId="705D60A9" w14:textId="77777777" w:rsidR="00FD6543" w:rsidRDefault="00000000">
      <w:pPr>
        <w:pStyle w:val="a5"/>
        <w:ind w:firstLine="480"/>
      </w:pPr>
      <w:r>
        <w:rPr>
          <w:rFonts w:hint="eastAsia"/>
        </w:rPr>
        <w:t>第二章</w:t>
      </w:r>
      <w:r>
        <w:rPr>
          <w:rFonts w:hint="eastAsia"/>
        </w:rPr>
        <w:t xml:space="preserve"> </w:t>
      </w:r>
      <w:r>
        <w:t>相关理论介绍</w:t>
      </w:r>
      <w:r>
        <w:rPr>
          <w:rFonts w:hint="eastAsia"/>
        </w:rPr>
        <w:t>。主要介绍</w:t>
      </w:r>
      <w:r>
        <w:rPr>
          <w:rFonts w:hint="eastAsia"/>
        </w:rPr>
        <w:t>YOLO11</w:t>
      </w:r>
      <w:r>
        <w:rPr>
          <w:rFonts w:hint="eastAsia"/>
        </w:rPr>
        <w:t>算法、表情识别算法与专注度相关理论。</w:t>
      </w:r>
    </w:p>
    <w:p w14:paraId="3354DF23" w14:textId="77777777" w:rsidR="00FD6543" w:rsidRDefault="00000000">
      <w:pPr>
        <w:pStyle w:val="a5"/>
        <w:ind w:firstLine="480"/>
      </w:pPr>
      <w:r>
        <w:t>第</w:t>
      </w:r>
      <w:r>
        <w:rPr>
          <w:rFonts w:hint="eastAsia"/>
        </w:rPr>
        <w:t>三</w:t>
      </w:r>
      <w:r>
        <w:t>章</w:t>
      </w:r>
      <w:r>
        <w:t xml:space="preserve"> </w:t>
      </w:r>
      <w:r>
        <w:t>需求分析与总体设计。根据教学场景出发，对系统功能需求、非功能需求进行分析，在此基础上给出系统的总体架构，将核心模块分为独立的部分，对模块间的数据流和交互关系进行说明，从而为系统的实现提供设计上的支持</w:t>
      </w:r>
      <w:r>
        <w:rPr>
          <w:rFonts w:hint="eastAsia"/>
        </w:rPr>
        <w:t>。</w:t>
      </w:r>
    </w:p>
    <w:p w14:paraId="4B69C04D" w14:textId="77777777" w:rsidR="00FD6543" w:rsidRDefault="00000000">
      <w:pPr>
        <w:pStyle w:val="a5"/>
        <w:ind w:firstLine="480"/>
      </w:pPr>
      <w:r>
        <w:t>第</w:t>
      </w:r>
      <w:r>
        <w:rPr>
          <w:rFonts w:hint="eastAsia"/>
        </w:rPr>
        <w:t>四</w:t>
      </w:r>
      <w:r>
        <w:t>章</w:t>
      </w:r>
      <w:r>
        <w:t xml:space="preserve"> </w:t>
      </w:r>
      <w:r>
        <w:t>关键方法与核心算法设计。对系统所使用的大部分技术进行详细的说明，即人脸检测、情绪识别、专注度建模的方法。重点说明专注度分数是通过人工标注数据得到情绪和专注度的映射，再在实时推理中用概率加权、时间平滑来完成的</w:t>
      </w:r>
      <w:r>
        <w:rPr>
          <w:rFonts w:hint="eastAsia"/>
        </w:rPr>
        <w:t>。</w:t>
      </w:r>
    </w:p>
    <w:p w14:paraId="43945969" w14:textId="77777777" w:rsidR="00FD6543" w:rsidRDefault="00000000">
      <w:pPr>
        <w:pStyle w:val="a5"/>
        <w:ind w:firstLine="480"/>
      </w:pPr>
      <w:r>
        <w:t>第</w:t>
      </w:r>
      <w:r>
        <w:rPr>
          <w:rFonts w:hint="eastAsia"/>
        </w:rPr>
        <w:t>五</w:t>
      </w:r>
      <w:r>
        <w:t>章</w:t>
      </w:r>
      <w:r>
        <w:t xml:space="preserve"> </w:t>
      </w:r>
      <w:r>
        <w:t>系统实现。介绍系统所用到的开发环境以及主要技术栈，按照分模</w:t>
      </w:r>
      <w:r>
        <w:lastRenderedPageBreak/>
        <w:t>块的方式分别对实时视频处理、前端可视化、数据存储、报表生成等功能进行说明，给出重要的实现细节和工程化方案</w:t>
      </w:r>
      <w:r>
        <w:rPr>
          <w:rFonts w:hint="eastAsia"/>
        </w:rPr>
        <w:t>。</w:t>
      </w:r>
    </w:p>
    <w:p w14:paraId="2F45CAC8" w14:textId="77777777" w:rsidR="00FD6543" w:rsidRDefault="00000000">
      <w:pPr>
        <w:pStyle w:val="a5"/>
        <w:ind w:firstLine="480"/>
      </w:pPr>
      <w:r>
        <w:t>第</w:t>
      </w:r>
      <w:r>
        <w:rPr>
          <w:rFonts w:hint="eastAsia"/>
        </w:rPr>
        <w:t>六</w:t>
      </w:r>
      <w:r>
        <w:t>章</w:t>
      </w:r>
      <w:r>
        <w:t xml:space="preserve"> </w:t>
      </w:r>
      <w:r>
        <w:t>系统测试与结果分析。使用课堂视频样例对系统的功能及运行情况进行检验，呈现专注度趋势、情绪分布、统计结果等；对测试现象进行分析，评价系统性能特点、可用性、不足之处，进而评价其在课堂辅助分析中的应用价值</w:t>
      </w:r>
      <w:r>
        <w:rPr>
          <w:rFonts w:hint="eastAsia"/>
        </w:rPr>
        <w:t>。</w:t>
      </w:r>
    </w:p>
    <w:p w14:paraId="7D2160C2" w14:textId="77777777" w:rsidR="00FD6543" w:rsidRDefault="00000000">
      <w:pPr>
        <w:pStyle w:val="a5"/>
        <w:ind w:firstLine="480"/>
      </w:pPr>
      <w:r>
        <w:t>第</w:t>
      </w:r>
      <w:r>
        <w:rPr>
          <w:rFonts w:hint="eastAsia"/>
        </w:rPr>
        <w:t>七</w:t>
      </w:r>
      <w:r>
        <w:t>章</w:t>
      </w:r>
      <w:r>
        <w:t xml:space="preserve"> </w:t>
      </w:r>
      <w:r>
        <w:t>总结与展望。总结本文主要工作及取得的效果，归纳研究贡献和不足，从方法改进、工程应用角度提出未来的研究方向</w:t>
      </w:r>
      <w:r>
        <w:rPr>
          <w:rFonts w:hint="eastAsia"/>
        </w:rPr>
        <w:t>。</w:t>
      </w:r>
    </w:p>
    <w:p w14:paraId="00BCC413" w14:textId="77777777" w:rsidR="00FD6543" w:rsidRDefault="00FD6543">
      <w:pPr>
        <w:pStyle w:val="a5"/>
        <w:ind w:firstLine="480"/>
      </w:pPr>
    </w:p>
    <w:p w14:paraId="106CCAE4" w14:textId="77777777" w:rsidR="00FD6543" w:rsidRDefault="00FD6543">
      <w:pPr>
        <w:pStyle w:val="a5"/>
        <w:ind w:firstLine="480"/>
      </w:pPr>
    </w:p>
    <w:p w14:paraId="044D9BC6" w14:textId="77777777" w:rsidR="00FD6543" w:rsidRDefault="00FD6543">
      <w:pPr>
        <w:pStyle w:val="a5"/>
        <w:ind w:firstLine="480"/>
      </w:pPr>
    </w:p>
    <w:p w14:paraId="4A4CC631" w14:textId="77777777" w:rsidR="00FD6543" w:rsidRDefault="00FD6543">
      <w:pPr>
        <w:pStyle w:val="a5"/>
        <w:ind w:firstLine="480"/>
      </w:pPr>
    </w:p>
    <w:p w14:paraId="604079FD" w14:textId="77777777" w:rsidR="00FD6543" w:rsidRDefault="00FD6543">
      <w:pPr>
        <w:pStyle w:val="a5"/>
        <w:ind w:firstLine="480"/>
      </w:pPr>
    </w:p>
    <w:p w14:paraId="39523336" w14:textId="77777777" w:rsidR="00FD6543" w:rsidRDefault="00FD6543">
      <w:pPr>
        <w:pStyle w:val="a5"/>
        <w:ind w:firstLine="480"/>
      </w:pPr>
    </w:p>
    <w:p w14:paraId="5B84B88B" w14:textId="77777777" w:rsidR="00FD6543" w:rsidRDefault="00FD6543">
      <w:pPr>
        <w:pStyle w:val="a5"/>
        <w:ind w:firstLine="480"/>
      </w:pPr>
    </w:p>
    <w:p w14:paraId="14BDCA7D" w14:textId="77777777" w:rsidR="00FD6543" w:rsidRDefault="00FD6543">
      <w:pPr>
        <w:pStyle w:val="a5"/>
        <w:ind w:firstLine="480"/>
      </w:pPr>
    </w:p>
    <w:p w14:paraId="689FD242" w14:textId="77777777" w:rsidR="00FD6543" w:rsidRDefault="00FD6543">
      <w:pPr>
        <w:pStyle w:val="a5"/>
        <w:ind w:firstLine="480"/>
      </w:pPr>
    </w:p>
    <w:p w14:paraId="34B89876" w14:textId="77777777" w:rsidR="00FD6543" w:rsidRDefault="00FD6543">
      <w:pPr>
        <w:pStyle w:val="a5"/>
        <w:ind w:firstLine="480"/>
      </w:pPr>
    </w:p>
    <w:p w14:paraId="259CA459" w14:textId="77777777" w:rsidR="00FD6543" w:rsidRDefault="00FD6543">
      <w:pPr>
        <w:pStyle w:val="a5"/>
        <w:ind w:firstLine="480"/>
      </w:pPr>
    </w:p>
    <w:p w14:paraId="4A538677" w14:textId="77777777" w:rsidR="00FD6543" w:rsidRDefault="00FD6543">
      <w:pPr>
        <w:pStyle w:val="a5"/>
        <w:ind w:firstLine="480"/>
      </w:pPr>
    </w:p>
    <w:p w14:paraId="472930BB" w14:textId="77777777" w:rsidR="00FD6543" w:rsidRDefault="00FD6543">
      <w:pPr>
        <w:pStyle w:val="a5"/>
        <w:ind w:firstLine="480"/>
      </w:pPr>
    </w:p>
    <w:p w14:paraId="1F1E820E" w14:textId="77777777" w:rsidR="00FD6543" w:rsidRDefault="00FD6543">
      <w:pPr>
        <w:pStyle w:val="a5"/>
        <w:ind w:firstLine="480"/>
      </w:pPr>
    </w:p>
    <w:p w14:paraId="7BA7A098" w14:textId="77777777" w:rsidR="00FD6543" w:rsidRDefault="00FD6543">
      <w:pPr>
        <w:pStyle w:val="a5"/>
        <w:ind w:firstLine="480"/>
      </w:pPr>
    </w:p>
    <w:p w14:paraId="72CE05F8" w14:textId="77777777" w:rsidR="00FD6543" w:rsidRDefault="00FD6543">
      <w:pPr>
        <w:pStyle w:val="a5"/>
        <w:ind w:firstLine="480"/>
      </w:pPr>
    </w:p>
    <w:p w14:paraId="0D975C08" w14:textId="77777777" w:rsidR="00FD6543" w:rsidRDefault="00FD6543">
      <w:pPr>
        <w:pStyle w:val="a5"/>
        <w:ind w:firstLine="480"/>
      </w:pPr>
    </w:p>
    <w:p w14:paraId="15B4ECD8" w14:textId="77777777" w:rsidR="00FD6543" w:rsidRDefault="00FD6543">
      <w:pPr>
        <w:pStyle w:val="a5"/>
        <w:ind w:firstLine="480"/>
      </w:pPr>
    </w:p>
    <w:p w14:paraId="1F33B53A" w14:textId="77777777" w:rsidR="00FD6543" w:rsidRDefault="00FD6543">
      <w:pPr>
        <w:pStyle w:val="a5"/>
        <w:ind w:firstLine="480"/>
      </w:pPr>
    </w:p>
    <w:p w14:paraId="05C3B6F5" w14:textId="77777777" w:rsidR="00FD6543" w:rsidRDefault="00FD6543">
      <w:pPr>
        <w:pStyle w:val="a5"/>
        <w:ind w:firstLine="480"/>
      </w:pPr>
    </w:p>
    <w:p w14:paraId="7DC31AD5" w14:textId="77777777" w:rsidR="00FD6543" w:rsidRDefault="00FD6543">
      <w:pPr>
        <w:pStyle w:val="a5"/>
        <w:ind w:firstLine="480"/>
      </w:pPr>
    </w:p>
    <w:p w14:paraId="705D6FF8" w14:textId="77777777" w:rsidR="00FD6543" w:rsidRDefault="00FD6543">
      <w:pPr>
        <w:pStyle w:val="a5"/>
        <w:ind w:firstLine="480"/>
      </w:pPr>
    </w:p>
    <w:p w14:paraId="627E8BCA" w14:textId="77777777" w:rsidR="00FD6543" w:rsidRDefault="00000000">
      <w:pPr>
        <w:pStyle w:val="1"/>
        <w:rPr>
          <w:rFonts w:hint="eastAsia"/>
        </w:rPr>
      </w:pPr>
      <w:bookmarkStart w:id="18" w:name="_Toc230352964"/>
      <w:r>
        <w:rPr>
          <w:rFonts w:hint="eastAsia"/>
        </w:rPr>
        <w:lastRenderedPageBreak/>
        <w:t>相关理论</w:t>
      </w:r>
      <w:ins w:id="19" w:author="NL" w:date="2026-05-23T21:46:00Z">
        <w:r>
          <w:rPr>
            <w:rFonts w:hint="eastAsia"/>
          </w:rPr>
          <w:t>基础</w:t>
        </w:r>
      </w:ins>
      <w:del w:id="20" w:author="NL" w:date="2026-05-23T21:46:00Z">
        <w:r>
          <w:rPr>
            <w:rFonts w:hint="eastAsia"/>
          </w:rPr>
          <w:delText>介绍</w:delText>
        </w:r>
      </w:del>
      <w:bookmarkEnd w:id="18"/>
    </w:p>
    <w:p w14:paraId="0600DCAB" w14:textId="77777777" w:rsidR="00FD6543" w:rsidRDefault="00000000">
      <w:pPr>
        <w:pStyle w:val="2"/>
        <w:numPr>
          <w:ilvl w:val="1"/>
          <w:numId w:val="1"/>
        </w:numPr>
        <w:rPr>
          <w:rFonts w:hint="eastAsia"/>
        </w:rPr>
      </w:pPr>
      <w:bookmarkStart w:id="21" w:name="_Toc230352965"/>
      <w:r>
        <w:rPr>
          <w:rFonts w:ascii="Times New Roman" w:hAnsi="Times New Roman" w:cs="Times New Roman" w:hint="eastAsia"/>
          <w:rPrChange w:id="22" w:author="NL" w:date="2026-05-23T21:46:00Z">
            <w:rPr>
              <w:rFonts w:hint="eastAsia"/>
            </w:rPr>
          </w:rPrChange>
        </w:rPr>
        <w:t>YOLO v11</w:t>
      </w:r>
      <w:r>
        <w:t>算法</w:t>
      </w:r>
      <w:del w:id="23" w:author="NL" w:date="2026-05-23T21:48:00Z">
        <w:r>
          <w:delText>介绍</w:delText>
        </w:r>
      </w:del>
      <w:bookmarkEnd w:id="21"/>
    </w:p>
    <w:p w14:paraId="709F2459" w14:textId="77777777" w:rsidR="00FD6543" w:rsidRDefault="00000000">
      <w:pPr>
        <w:pStyle w:val="3"/>
      </w:pPr>
      <w:r>
        <w:rPr>
          <w:rFonts w:hint="eastAsia"/>
        </w:rPr>
        <w:t>2.1.1</w:t>
      </w:r>
      <w:ins w:id="24" w:author="NL" w:date="2026-05-23T21:48:00Z">
        <w:r>
          <w:rPr>
            <w:rFonts w:hint="eastAsia"/>
          </w:rPr>
          <w:t xml:space="preserve"> </w:t>
        </w:r>
        <w:r>
          <w:rPr>
            <w:rFonts w:cs="Times New Roman"/>
          </w:rPr>
          <w:t>YOLO v11</w:t>
        </w:r>
      </w:ins>
      <w:r>
        <w:rPr>
          <w:rFonts w:hint="eastAsia"/>
        </w:rPr>
        <w:t>框架</w:t>
      </w:r>
    </w:p>
    <w:p w14:paraId="31BE6D42" w14:textId="77777777" w:rsidR="00FD6543" w:rsidRDefault="00000000">
      <w:pPr>
        <w:pStyle w:val="a5"/>
        <w:ind w:firstLine="480"/>
      </w:pPr>
      <w:r>
        <w:t xml:space="preserve">YOLOv11 </w:t>
      </w:r>
      <w:r>
        <w:t>是</w:t>
      </w:r>
      <w:r>
        <w:t xml:space="preserve"> Ultralytics </w:t>
      </w:r>
      <w:r>
        <w:t>在</w:t>
      </w:r>
      <w:r>
        <w:t xml:space="preserve"> 2024 </w:t>
      </w:r>
      <w:r>
        <w:t>年</w:t>
      </w:r>
      <w:r>
        <w:t xml:space="preserve"> 9 </w:t>
      </w:r>
      <w:r>
        <w:t>月推出的一阶段实时目标检测算法，在</w:t>
      </w:r>
      <w:r>
        <w:t xml:space="preserve"> YOLOv8 </w:t>
      </w:r>
      <w:r>
        <w:t>基础上通过</w:t>
      </w:r>
      <w:r>
        <w:t>C3k2</w:t>
      </w:r>
      <w:r>
        <w:t>、</w:t>
      </w:r>
      <w:r>
        <w:t>C2PSA</w:t>
      </w:r>
      <w:r>
        <w:t>、解耦头</w:t>
      </w:r>
      <w:r>
        <w:t xml:space="preserve"> + DFL</w:t>
      </w:r>
      <w:r>
        <w:t>等关键升级，实现精度更高、参数更少、速度更快，并原生支持检测、分割、姿态、分类与追踪多任务。</w:t>
      </w:r>
    </w:p>
    <w:p w14:paraId="495A715B" w14:textId="77777777" w:rsidR="00FD6543" w:rsidRDefault="00000000">
      <w:pPr>
        <w:pStyle w:val="afb"/>
        <w:rPr>
          <w:rFonts w:hint="eastAsia"/>
        </w:rPr>
      </w:pPr>
      <w:r>
        <w:rPr>
          <w:rFonts w:hint="eastAsia"/>
          <w:noProof/>
        </w:rPr>
        <w:drawing>
          <wp:inline distT="0" distB="0" distL="0" distR="0" wp14:anchorId="44E9EF68" wp14:editId="5D924936">
            <wp:extent cx="5304155" cy="2860040"/>
            <wp:effectExtent l="0" t="0" r="0" b="0"/>
            <wp:docPr id="485935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35354"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11299" cy="2918211"/>
                    </a:xfrm>
                    <a:prstGeom prst="rect">
                      <a:avLst/>
                    </a:prstGeom>
                    <a:noFill/>
                  </pic:spPr>
                </pic:pic>
              </a:graphicData>
            </a:graphic>
          </wp:inline>
        </w:drawing>
      </w:r>
    </w:p>
    <w:p w14:paraId="57235089" w14:textId="77777777" w:rsidR="00FD6543" w:rsidRDefault="00000000">
      <w:pPr>
        <w:pStyle w:val="afd"/>
        <w:ind w:firstLine="422"/>
      </w:pPr>
      <w:r>
        <w:rPr>
          <w:rFonts w:hint="eastAsia"/>
        </w:rPr>
        <w:t>图</w:t>
      </w:r>
      <w:r>
        <w:rPr>
          <w:rFonts w:hint="eastAsia"/>
        </w:rPr>
        <w:t>1  Yolo V11</w:t>
      </w:r>
      <w:r>
        <w:rPr>
          <w:rFonts w:hint="eastAsia"/>
        </w:rPr>
        <w:t>架构</w:t>
      </w:r>
    </w:p>
    <w:p w14:paraId="343022D8" w14:textId="77777777" w:rsidR="00FD6543" w:rsidRDefault="00000000">
      <w:pPr>
        <w:pStyle w:val="a5"/>
        <w:ind w:firstLine="480"/>
      </w:pPr>
      <w:r>
        <w:rPr>
          <w:rFonts w:hint="eastAsia"/>
        </w:rPr>
        <w:t>（</w:t>
      </w:r>
      <w:r>
        <w:rPr>
          <w:rFonts w:hint="eastAsia"/>
        </w:rPr>
        <w:t>1</w:t>
      </w:r>
      <w:r>
        <w:rPr>
          <w:rFonts w:hint="eastAsia"/>
        </w:rPr>
        <w:t>）</w:t>
      </w:r>
      <w:r>
        <w:rPr>
          <w:rFonts w:hint="eastAsia"/>
        </w:rPr>
        <w:t xml:space="preserve"> Backbone</w:t>
      </w:r>
      <w:r>
        <w:rPr>
          <w:rFonts w:hint="eastAsia"/>
        </w:rPr>
        <w:t>（主干网络）</w:t>
      </w:r>
    </w:p>
    <w:p w14:paraId="35B59036" w14:textId="77777777" w:rsidR="00FD6543" w:rsidRDefault="00000000">
      <w:pPr>
        <w:pStyle w:val="a5"/>
        <w:ind w:firstLine="480"/>
      </w:pPr>
      <w:r>
        <w:rPr>
          <w:rFonts w:hint="eastAsia"/>
        </w:rPr>
        <w:t>核心模块：</w:t>
      </w:r>
      <w:r>
        <w:rPr>
          <w:rFonts w:hint="eastAsia"/>
        </w:rPr>
        <w:t>C3k2</w:t>
      </w:r>
      <w:r>
        <w:rPr>
          <w:rFonts w:hint="eastAsia"/>
        </w:rPr>
        <w:t>（</w:t>
      </w:r>
      <w:r>
        <w:rPr>
          <w:rFonts w:hint="eastAsia"/>
        </w:rPr>
        <w:t>C3 with 2 Kernels</w:t>
      </w:r>
      <w:r>
        <w:rPr>
          <w:rFonts w:hint="eastAsia"/>
        </w:rPr>
        <w:t>）</w:t>
      </w:r>
    </w:p>
    <w:p w14:paraId="00206B18" w14:textId="77777777" w:rsidR="00FD6543" w:rsidRDefault="00000000">
      <w:pPr>
        <w:pStyle w:val="a5"/>
        <w:ind w:firstLine="480"/>
      </w:pPr>
      <w:r>
        <w:rPr>
          <w:rFonts w:hint="eastAsia"/>
        </w:rPr>
        <w:t>双分支并行：一支</w:t>
      </w:r>
      <w:r>
        <w:rPr>
          <w:rFonts w:hint="eastAsia"/>
        </w:rPr>
        <w:t>3</w:t>
      </w:r>
      <w:r>
        <w:rPr>
          <w:rFonts w:hint="eastAsia"/>
        </w:rPr>
        <w:t>×</w:t>
      </w:r>
      <w:r>
        <w:rPr>
          <w:rFonts w:hint="eastAsia"/>
        </w:rPr>
        <w:t xml:space="preserve">3 </w:t>
      </w:r>
      <w:r>
        <w:rPr>
          <w:rFonts w:hint="eastAsia"/>
        </w:rPr>
        <w:t>卷积（轻量），一支</w:t>
      </w:r>
      <w:r>
        <w:rPr>
          <w:rFonts w:hint="eastAsia"/>
        </w:rPr>
        <w:t>5</w:t>
      </w:r>
      <w:r>
        <w:rPr>
          <w:rFonts w:hint="eastAsia"/>
        </w:rPr>
        <w:t>×</w:t>
      </w:r>
      <w:r>
        <w:rPr>
          <w:rFonts w:hint="eastAsia"/>
        </w:rPr>
        <w:t xml:space="preserve">5 </w:t>
      </w:r>
      <w:r>
        <w:rPr>
          <w:rFonts w:hint="eastAsia"/>
        </w:rPr>
        <w:t>卷积（大感受野），动态融合。相比</w:t>
      </w:r>
      <w:r>
        <w:rPr>
          <w:rFonts w:hint="eastAsia"/>
        </w:rPr>
        <w:t xml:space="preserve"> YOLOv8 </w:t>
      </w:r>
      <w:r>
        <w:rPr>
          <w:rFonts w:hint="eastAsia"/>
        </w:rPr>
        <w:t>的</w:t>
      </w:r>
      <w:r>
        <w:rPr>
          <w:rFonts w:hint="eastAsia"/>
        </w:rPr>
        <w:t xml:space="preserve"> C2f</w:t>
      </w:r>
      <w:r>
        <w:rPr>
          <w:rFonts w:hint="eastAsia"/>
        </w:rPr>
        <w:t>：参数量</w:t>
      </w:r>
      <w:r>
        <w:rPr>
          <w:rFonts w:hint="eastAsia"/>
        </w:rPr>
        <w:t xml:space="preserve"> - 22%</w:t>
      </w:r>
      <w:r>
        <w:rPr>
          <w:rFonts w:hint="eastAsia"/>
        </w:rPr>
        <w:t>、计算量</w:t>
      </w:r>
      <w:r>
        <w:rPr>
          <w:rFonts w:hint="eastAsia"/>
        </w:rPr>
        <w:t xml:space="preserve"> - 18%</w:t>
      </w:r>
      <w:r>
        <w:rPr>
          <w:rFonts w:hint="eastAsia"/>
        </w:rPr>
        <w:t>、速度</w:t>
      </w:r>
      <w:r>
        <w:rPr>
          <w:rFonts w:hint="eastAsia"/>
        </w:rPr>
        <w:t xml:space="preserve"> + 18%</w:t>
      </w:r>
      <w:r>
        <w:rPr>
          <w:rFonts w:hint="eastAsia"/>
        </w:rPr>
        <w:t>，小目标</w:t>
      </w:r>
      <w:r>
        <w:rPr>
          <w:rFonts w:hint="eastAsia"/>
        </w:rPr>
        <w:t xml:space="preserve"> AP+3.7%</w:t>
      </w:r>
      <w:r>
        <w:rPr>
          <w:rFonts w:hint="eastAsia"/>
        </w:rPr>
        <w:t>。</w:t>
      </w:r>
    </w:p>
    <w:p w14:paraId="2BD36024" w14:textId="77777777" w:rsidR="00FD6543" w:rsidRDefault="00000000">
      <w:pPr>
        <w:pStyle w:val="a5"/>
        <w:ind w:firstLine="480"/>
      </w:pPr>
      <w:r>
        <w:rPr>
          <w:rFonts w:hint="eastAsia"/>
        </w:rPr>
        <w:t>C2PSA</w:t>
      </w:r>
      <w:r>
        <w:rPr>
          <w:rFonts w:hint="eastAsia"/>
        </w:rPr>
        <w:t>（</w:t>
      </w:r>
      <w:r>
        <w:rPr>
          <w:rFonts w:hint="eastAsia"/>
        </w:rPr>
        <w:t>C2 + Partial Spatial Attention</w:t>
      </w:r>
      <w:r>
        <w:rPr>
          <w:rFonts w:hint="eastAsia"/>
        </w:rPr>
        <w:t>）</w:t>
      </w:r>
    </w:p>
    <w:p w14:paraId="15C583E3" w14:textId="77777777" w:rsidR="00FD6543" w:rsidRDefault="00000000">
      <w:pPr>
        <w:pStyle w:val="a5"/>
        <w:ind w:firstLine="480"/>
      </w:pPr>
      <w:r>
        <w:rPr>
          <w:rFonts w:hint="eastAsia"/>
        </w:rPr>
        <w:t>在</w:t>
      </w:r>
      <w:r>
        <w:rPr>
          <w:rFonts w:hint="eastAsia"/>
        </w:rPr>
        <w:t xml:space="preserve"> C2F </w:t>
      </w:r>
      <w:r>
        <w:rPr>
          <w:rFonts w:hint="eastAsia"/>
        </w:rPr>
        <w:t>结构中嵌入</w:t>
      </w:r>
      <w:r>
        <w:rPr>
          <w:rFonts w:hint="eastAsia"/>
        </w:rPr>
        <w:t xml:space="preserve">PSA </w:t>
      </w:r>
      <w:r>
        <w:rPr>
          <w:rFonts w:hint="eastAsia"/>
        </w:rPr>
        <w:t>空间注意力，分两支：一支直连，一支经</w:t>
      </w:r>
      <w:r>
        <w:rPr>
          <w:rFonts w:hint="eastAsia"/>
        </w:rPr>
        <w:t xml:space="preserve"> PSA </w:t>
      </w:r>
      <w:r>
        <w:rPr>
          <w:rFonts w:hint="eastAsia"/>
        </w:rPr>
        <w:t>增强空间相关性。</w:t>
      </w:r>
      <w:r>
        <w:rPr>
          <w:rFonts w:hint="eastAsia"/>
        </w:rPr>
        <w:t xml:space="preserve">4 </w:t>
      </w:r>
      <w:r>
        <w:rPr>
          <w:rFonts w:hint="eastAsia"/>
        </w:rPr>
        <w:t>头注意力</w:t>
      </w:r>
      <w:r>
        <w:rPr>
          <w:rFonts w:hint="eastAsia"/>
        </w:rPr>
        <w:t xml:space="preserve"> + </w:t>
      </w:r>
      <w:r>
        <w:rPr>
          <w:rFonts w:hint="eastAsia"/>
        </w:rPr>
        <w:t>前馈网络，特征响应</w:t>
      </w:r>
      <w:r>
        <w:rPr>
          <w:rFonts w:hint="eastAsia"/>
        </w:rPr>
        <w:t xml:space="preserve"> + 41%</w:t>
      </w:r>
      <w:r>
        <w:rPr>
          <w:rFonts w:hint="eastAsia"/>
        </w:rPr>
        <w:t>、误检率</w:t>
      </w:r>
      <w:r>
        <w:rPr>
          <w:rFonts w:hint="eastAsia"/>
        </w:rPr>
        <w:t xml:space="preserve"> - 28%</w:t>
      </w:r>
      <w:r>
        <w:rPr>
          <w:rFonts w:hint="eastAsia"/>
        </w:rPr>
        <w:t>，强化遮挡</w:t>
      </w:r>
      <w:r>
        <w:rPr>
          <w:rFonts w:hint="eastAsia"/>
        </w:rPr>
        <w:t xml:space="preserve"> / </w:t>
      </w:r>
      <w:r>
        <w:rPr>
          <w:rFonts w:hint="eastAsia"/>
        </w:rPr>
        <w:t>小目标关注。</w:t>
      </w:r>
    </w:p>
    <w:p w14:paraId="40681AEE" w14:textId="77777777" w:rsidR="00FD6543" w:rsidRDefault="00000000">
      <w:pPr>
        <w:pStyle w:val="a5"/>
        <w:ind w:firstLine="480"/>
      </w:pPr>
      <w:r>
        <w:rPr>
          <w:rFonts w:hint="eastAsia"/>
        </w:rPr>
        <w:t>SPPF</w:t>
      </w:r>
      <w:r>
        <w:rPr>
          <w:rFonts w:hint="eastAsia"/>
        </w:rPr>
        <w:t>（改进版空间金字塔池化）</w:t>
      </w:r>
    </w:p>
    <w:p w14:paraId="61FFF510" w14:textId="77777777" w:rsidR="00FD6543" w:rsidRDefault="00000000">
      <w:pPr>
        <w:pStyle w:val="a5"/>
        <w:ind w:firstLine="480"/>
      </w:pPr>
      <w:r>
        <w:rPr>
          <w:rFonts w:hint="eastAsia"/>
        </w:rPr>
        <w:t>串行</w:t>
      </w:r>
      <w:r>
        <w:rPr>
          <w:rFonts w:hint="eastAsia"/>
        </w:rPr>
        <w:t xml:space="preserve"> 3 </w:t>
      </w:r>
      <w:r>
        <w:rPr>
          <w:rFonts w:hint="eastAsia"/>
        </w:rPr>
        <w:t>个</w:t>
      </w:r>
      <w:r>
        <w:rPr>
          <w:rFonts w:hint="eastAsia"/>
        </w:rPr>
        <w:t xml:space="preserve"> 3</w:t>
      </w:r>
      <w:r>
        <w:rPr>
          <w:rFonts w:hint="eastAsia"/>
        </w:rPr>
        <w:t>×</w:t>
      </w:r>
      <w:r>
        <w:rPr>
          <w:rFonts w:hint="eastAsia"/>
        </w:rPr>
        <w:t xml:space="preserve">3 </w:t>
      </w:r>
      <w:r>
        <w:rPr>
          <w:rFonts w:hint="eastAsia"/>
        </w:rPr>
        <w:t>最大池化，替代并行多尺度池化，速度更快、感受野更高</w:t>
      </w:r>
      <w:r>
        <w:rPr>
          <w:rFonts w:hint="eastAsia"/>
        </w:rPr>
        <w:lastRenderedPageBreak/>
        <w:t>效。</w:t>
      </w:r>
    </w:p>
    <w:p w14:paraId="298532D0" w14:textId="77777777" w:rsidR="00FD6543" w:rsidRDefault="00000000">
      <w:pPr>
        <w:pStyle w:val="a5"/>
        <w:ind w:firstLine="480"/>
      </w:pPr>
      <w:r>
        <w:rPr>
          <w:rFonts w:hint="eastAsia"/>
        </w:rPr>
        <w:t>（</w:t>
      </w:r>
      <w:r>
        <w:rPr>
          <w:rFonts w:hint="eastAsia"/>
        </w:rPr>
        <w:t>2</w:t>
      </w:r>
      <w:r>
        <w:rPr>
          <w:rFonts w:hint="eastAsia"/>
        </w:rPr>
        <w:t>）</w:t>
      </w:r>
      <w:r>
        <w:rPr>
          <w:rFonts w:hint="eastAsia"/>
        </w:rPr>
        <w:t>Neck</w:t>
      </w:r>
      <w:r>
        <w:rPr>
          <w:rFonts w:hint="eastAsia"/>
        </w:rPr>
        <w:t>（颈部，特征融合）</w:t>
      </w:r>
    </w:p>
    <w:p w14:paraId="3AFE11A6" w14:textId="77777777" w:rsidR="00FD6543" w:rsidRDefault="00000000">
      <w:pPr>
        <w:pStyle w:val="a5"/>
        <w:ind w:firstLine="480"/>
      </w:pPr>
      <w:r>
        <w:rPr>
          <w:rFonts w:hint="eastAsia"/>
        </w:rPr>
        <w:t>基于</w:t>
      </w:r>
      <w:r>
        <w:rPr>
          <w:rFonts w:hint="eastAsia"/>
        </w:rPr>
        <w:t>PAN-FPN</w:t>
      </w:r>
      <w:r>
        <w:rPr>
          <w:rFonts w:hint="eastAsia"/>
        </w:rPr>
        <w:t>改进，多尺度特征双向融合。深层（大目标）与浅层（小目标）特征互补，提升多尺度检测能力。</w:t>
      </w:r>
    </w:p>
    <w:p w14:paraId="3FF7EBF0" w14:textId="77777777" w:rsidR="00FD6543" w:rsidRDefault="00000000">
      <w:pPr>
        <w:pStyle w:val="a5"/>
        <w:ind w:firstLine="480"/>
      </w:pPr>
      <w:r>
        <w:rPr>
          <w:rFonts w:hint="eastAsia"/>
        </w:rPr>
        <w:t>（</w:t>
      </w:r>
      <w:r>
        <w:rPr>
          <w:rFonts w:hint="eastAsia"/>
        </w:rPr>
        <w:t>3</w:t>
      </w:r>
      <w:r>
        <w:rPr>
          <w:rFonts w:hint="eastAsia"/>
        </w:rPr>
        <w:t>）</w:t>
      </w:r>
      <w:r>
        <w:rPr>
          <w:rFonts w:hint="eastAsia"/>
        </w:rPr>
        <w:t>Head</w:t>
      </w:r>
      <w:r>
        <w:rPr>
          <w:rFonts w:hint="eastAsia"/>
        </w:rPr>
        <w:t>（检测头，解耦设计）</w:t>
      </w:r>
    </w:p>
    <w:p w14:paraId="25233FD7" w14:textId="77777777" w:rsidR="00FD6543" w:rsidRDefault="00000000">
      <w:pPr>
        <w:pStyle w:val="a5"/>
        <w:ind w:firstLine="480"/>
      </w:pPr>
      <w:r>
        <w:rPr>
          <w:rFonts w:hint="eastAsia"/>
        </w:rPr>
        <w:t>解耦头：分类与回归分支完全分离，减少特征冲突。</w:t>
      </w:r>
    </w:p>
    <w:p w14:paraId="5454D2ED" w14:textId="77777777" w:rsidR="00FD6543" w:rsidRDefault="00000000">
      <w:pPr>
        <w:pStyle w:val="a5"/>
        <w:ind w:firstLine="480"/>
      </w:pPr>
      <w:r>
        <w:rPr>
          <w:rFonts w:hint="eastAsia"/>
        </w:rPr>
        <w:t>DWConv</w:t>
      </w:r>
      <w:r>
        <w:rPr>
          <w:rFonts w:hint="eastAsia"/>
        </w:rPr>
        <w:t>（深度可分离卷积）：替换普通卷积，参数量大幅降低（如</w:t>
      </w:r>
      <w:r>
        <w:rPr>
          <w:rFonts w:hint="eastAsia"/>
        </w:rPr>
        <w:t xml:space="preserve"> Nano </w:t>
      </w:r>
      <w:r>
        <w:rPr>
          <w:rFonts w:hint="eastAsia"/>
        </w:rPr>
        <w:t>版从</w:t>
      </w:r>
      <w:r>
        <w:rPr>
          <w:rFonts w:hint="eastAsia"/>
        </w:rPr>
        <w:t xml:space="preserve"> 15.2M</w:t>
      </w:r>
      <w:r>
        <w:rPr>
          <w:rFonts w:hint="eastAsia"/>
        </w:rPr>
        <w:t>→</w:t>
      </w:r>
      <w:r>
        <w:rPr>
          <w:rFonts w:hint="eastAsia"/>
        </w:rPr>
        <w:t>3.8M</w:t>
      </w:r>
      <w:r>
        <w:rPr>
          <w:rFonts w:hint="eastAsia"/>
        </w:rPr>
        <w:t>）。</w:t>
      </w:r>
    </w:p>
    <w:p w14:paraId="48E4358B" w14:textId="77777777" w:rsidR="00FD6543" w:rsidRDefault="00000000">
      <w:pPr>
        <w:pStyle w:val="a5"/>
        <w:ind w:firstLine="480"/>
      </w:pPr>
      <w:r>
        <w:rPr>
          <w:rFonts w:hint="eastAsia"/>
        </w:rPr>
        <w:t>DFL</w:t>
      </w:r>
      <w:r>
        <w:rPr>
          <w:rFonts w:hint="eastAsia"/>
        </w:rPr>
        <w:t>（</w:t>
      </w:r>
      <w:r>
        <w:rPr>
          <w:rFonts w:hint="eastAsia"/>
        </w:rPr>
        <w:t>Distribution Focal Loss</w:t>
      </w:r>
      <w:r>
        <w:rPr>
          <w:rFonts w:hint="eastAsia"/>
        </w:rPr>
        <w:t>）：边界框回归转为概率分布建模，定位更精准。</w:t>
      </w:r>
    </w:p>
    <w:p w14:paraId="7C8489CF" w14:textId="77777777" w:rsidR="00FD6543" w:rsidRDefault="00000000">
      <w:pPr>
        <w:pStyle w:val="3"/>
      </w:pPr>
      <w:r>
        <w:rPr>
          <w:rFonts w:hint="eastAsia"/>
        </w:rPr>
        <w:t>2.1.2</w:t>
      </w:r>
      <w:r>
        <w:rPr>
          <w:rFonts w:hint="eastAsia"/>
        </w:rPr>
        <w:t>核心创新点（对比</w:t>
      </w:r>
      <w:r>
        <w:rPr>
          <w:rFonts w:hint="eastAsia"/>
        </w:rPr>
        <w:t xml:space="preserve"> YOLOv8</w:t>
      </w:r>
      <w:r>
        <w:rPr>
          <w:rFonts w:hint="eastAsia"/>
        </w:rPr>
        <w:t>）</w:t>
      </w:r>
    </w:p>
    <w:p w14:paraId="03A7C443" w14:textId="77777777" w:rsidR="00FD6543" w:rsidRDefault="00000000">
      <w:pPr>
        <w:pStyle w:val="a5"/>
        <w:ind w:firstLine="480"/>
      </w:pPr>
      <w:r>
        <w:rPr>
          <w:rFonts w:hint="eastAsia"/>
        </w:rPr>
        <w:t xml:space="preserve">C3k2 </w:t>
      </w:r>
      <w:r>
        <w:rPr>
          <w:rFonts w:hint="eastAsia"/>
        </w:rPr>
        <w:t>动态卷积：双核选择，参数</w:t>
      </w:r>
      <w:r>
        <w:rPr>
          <w:rFonts w:hint="eastAsia"/>
        </w:rPr>
        <w:t xml:space="preserve"> - 22%</w:t>
      </w:r>
      <w:r>
        <w:rPr>
          <w:rFonts w:hint="eastAsia"/>
        </w:rPr>
        <w:t>、速度</w:t>
      </w:r>
      <w:r>
        <w:rPr>
          <w:rFonts w:hint="eastAsia"/>
        </w:rPr>
        <w:t xml:space="preserve"> + 18%</w:t>
      </w:r>
      <w:r>
        <w:rPr>
          <w:rFonts w:hint="eastAsia"/>
        </w:rPr>
        <w:t>、精度</w:t>
      </w:r>
      <w:r>
        <w:rPr>
          <w:rFonts w:hint="eastAsia"/>
        </w:rPr>
        <w:t xml:space="preserve"> + 2~5%</w:t>
      </w:r>
      <w:r>
        <w:rPr>
          <w:rFonts w:hint="eastAsia"/>
        </w:rPr>
        <w:t>。</w:t>
      </w:r>
    </w:p>
    <w:p w14:paraId="5620EDC5" w14:textId="77777777" w:rsidR="00FD6543" w:rsidRDefault="00000000">
      <w:pPr>
        <w:pStyle w:val="a5"/>
        <w:ind w:firstLine="480"/>
      </w:pPr>
      <w:r>
        <w:rPr>
          <w:rFonts w:hint="eastAsia"/>
        </w:rPr>
        <w:t xml:space="preserve">C2PSA </w:t>
      </w:r>
      <w:r>
        <w:rPr>
          <w:rFonts w:hint="eastAsia"/>
        </w:rPr>
        <w:t>空间注意力：轻量注意力，强化小目标</w:t>
      </w:r>
      <w:r>
        <w:rPr>
          <w:rFonts w:hint="eastAsia"/>
        </w:rPr>
        <w:t xml:space="preserve"> / </w:t>
      </w:r>
      <w:r>
        <w:rPr>
          <w:rFonts w:hint="eastAsia"/>
        </w:rPr>
        <w:t>遮挡目标，误检率</w:t>
      </w:r>
      <w:r>
        <w:rPr>
          <w:rFonts w:hint="eastAsia"/>
        </w:rPr>
        <w:t xml:space="preserve"> - 28%</w:t>
      </w:r>
      <w:r>
        <w:rPr>
          <w:rFonts w:hint="eastAsia"/>
        </w:rPr>
        <w:t>。</w:t>
      </w:r>
    </w:p>
    <w:p w14:paraId="484E7795" w14:textId="77777777" w:rsidR="00FD6543" w:rsidRDefault="00000000">
      <w:pPr>
        <w:pStyle w:val="a5"/>
        <w:ind w:firstLine="480"/>
      </w:pPr>
      <w:r>
        <w:rPr>
          <w:rFonts w:hint="eastAsia"/>
        </w:rPr>
        <w:t>轻量化解耦头</w:t>
      </w:r>
      <w:r>
        <w:rPr>
          <w:rFonts w:hint="eastAsia"/>
        </w:rPr>
        <w:t xml:space="preserve"> + DFL</w:t>
      </w:r>
      <w:r>
        <w:rPr>
          <w:rFonts w:hint="eastAsia"/>
        </w:rPr>
        <w:t>：分类</w:t>
      </w:r>
      <w:r>
        <w:rPr>
          <w:rFonts w:hint="eastAsia"/>
        </w:rPr>
        <w:t xml:space="preserve"> / </w:t>
      </w:r>
      <w:r>
        <w:rPr>
          <w:rFonts w:hint="eastAsia"/>
        </w:rPr>
        <w:t>回归分离，</w:t>
      </w:r>
      <w:r>
        <w:rPr>
          <w:rFonts w:hint="eastAsia"/>
        </w:rPr>
        <w:t xml:space="preserve">DWConv </w:t>
      </w:r>
      <w:r>
        <w:rPr>
          <w:rFonts w:hint="eastAsia"/>
        </w:rPr>
        <w:t>降参，</w:t>
      </w:r>
      <w:r>
        <w:rPr>
          <w:rFonts w:hint="eastAsia"/>
        </w:rPr>
        <w:t xml:space="preserve">DFL </w:t>
      </w:r>
      <w:r>
        <w:rPr>
          <w:rFonts w:hint="eastAsia"/>
        </w:rPr>
        <w:t>提精度。</w:t>
      </w:r>
    </w:p>
    <w:p w14:paraId="635AD7DB" w14:textId="77777777" w:rsidR="00FD6543" w:rsidRDefault="00000000">
      <w:pPr>
        <w:pStyle w:val="a5"/>
        <w:ind w:firstLine="480"/>
      </w:pPr>
      <w:r>
        <w:rPr>
          <w:rFonts w:hint="eastAsia"/>
        </w:rPr>
        <w:t>多任务统一框架：共享主干与颈部，仅头部分支不同，一模型多用。</w:t>
      </w:r>
    </w:p>
    <w:p w14:paraId="3904EA5C" w14:textId="77777777" w:rsidR="00FD6543" w:rsidRDefault="00000000">
      <w:pPr>
        <w:pStyle w:val="afb"/>
        <w:spacing w:beforeLines="50" w:before="156"/>
        <w:ind w:firstLineChars="200" w:firstLine="422"/>
        <w:rPr>
          <w:rFonts w:ascii="黑体" w:eastAsia="黑体" w:hAnsi="黑体" w:hint="eastAsia"/>
          <w:b/>
          <w:bCs/>
          <w:sz w:val="21"/>
          <w:szCs w:val="21"/>
        </w:rPr>
      </w:pPr>
      <w:r>
        <w:rPr>
          <w:rFonts w:ascii="黑体" w:eastAsia="黑体" w:hAnsi="黑体" w:hint="eastAsia"/>
          <w:b/>
          <w:bCs/>
          <w:sz w:val="21"/>
          <w:szCs w:val="21"/>
        </w:rPr>
        <w:t>表1  Yolo V8与V11对比</w:t>
      </w:r>
    </w:p>
    <w:tbl>
      <w:tblPr>
        <w:tblStyle w:val="af2"/>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FD6543" w14:paraId="52451152" w14:textId="77777777">
        <w:tc>
          <w:tcPr>
            <w:tcW w:w="2074" w:type="dxa"/>
            <w:tcBorders>
              <w:top w:val="single" w:sz="8" w:space="0" w:color="auto"/>
              <w:bottom w:val="single" w:sz="8" w:space="0" w:color="auto"/>
            </w:tcBorders>
          </w:tcPr>
          <w:p w14:paraId="5F7C58E8" w14:textId="77777777" w:rsidR="00FD6543" w:rsidRDefault="00000000">
            <w:pPr>
              <w:pStyle w:val="afb"/>
              <w:rPr>
                <w:rFonts w:ascii="宋体" w:eastAsia="宋体" w:hAnsi="宋体" w:hint="eastAsia"/>
                <w:sz w:val="21"/>
                <w:szCs w:val="21"/>
              </w:rPr>
            </w:pPr>
            <w:r>
              <w:rPr>
                <w:rFonts w:ascii="宋体" w:eastAsia="宋体" w:hAnsi="宋体" w:hint="eastAsia"/>
                <w:sz w:val="21"/>
                <w:szCs w:val="21"/>
              </w:rPr>
              <w:t>模型</w:t>
            </w:r>
          </w:p>
        </w:tc>
        <w:tc>
          <w:tcPr>
            <w:tcW w:w="2074" w:type="dxa"/>
            <w:tcBorders>
              <w:top w:val="single" w:sz="8" w:space="0" w:color="auto"/>
              <w:bottom w:val="single" w:sz="8" w:space="0" w:color="auto"/>
            </w:tcBorders>
          </w:tcPr>
          <w:p w14:paraId="406BA781" w14:textId="77777777" w:rsidR="00FD6543" w:rsidRDefault="00000000">
            <w:pPr>
              <w:pStyle w:val="aff"/>
            </w:pPr>
            <w:r>
              <w:rPr>
                <w:rFonts w:hint="eastAsia"/>
              </w:rPr>
              <w:t>参数量（</w:t>
            </w:r>
            <w:r>
              <w:rPr>
                <w:rFonts w:hint="eastAsia"/>
              </w:rPr>
              <w:t>M</w:t>
            </w:r>
            <w:r>
              <w:rPr>
                <w:rFonts w:hint="eastAsia"/>
              </w:rPr>
              <w:t>）</w:t>
            </w:r>
          </w:p>
        </w:tc>
        <w:tc>
          <w:tcPr>
            <w:tcW w:w="2074" w:type="dxa"/>
            <w:tcBorders>
              <w:top w:val="single" w:sz="8" w:space="0" w:color="auto"/>
              <w:bottom w:val="single" w:sz="8" w:space="0" w:color="auto"/>
            </w:tcBorders>
          </w:tcPr>
          <w:p w14:paraId="7D05D6ED" w14:textId="77777777" w:rsidR="00FD6543" w:rsidRDefault="00000000">
            <w:pPr>
              <w:pStyle w:val="aff"/>
            </w:pPr>
            <w:r>
              <w:rPr>
                <w:rFonts w:hint="eastAsia"/>
              </w:rPr>
              <w:t>mAP@50:95</w:t>
            </w:r>
          </w:p>
        </w:tc>
        <w:tc>
          <w:tcPr>
            <w:tcW w:w="2074" w:type="dxa"/>
            <w:tcBorders>
              <w:top w:val="single" w:sz="8" w:space="0" w:color="auto"/>
              <w:bottom w:val="single" w:sz="8" w:space="0" w:color="auto"/>
            </w:tcBorders>
          </w:tcPr>
          <w:p w14:paraId="641344D8" w14:textId="77777777" w:rsidR="00FD6543" w:rsidRDefault="00000000">
            <w:pPr>
              <w:pStyle w:val="aff"/>
            </w:pPr>
            <w:r>
              <w:rPr>
                <w:rFonts w:hint="eastAsia"/>
              </w:rPr>
              <w:t>T4</w:t>
            </w:r>
            <w:r>
              <w:rPr>
                <w:rFonts w:hint="eastAsia"/>
              </w:rPr>
              <w:t>推理速度（</w:t>
            </w:r>
            <w:r>
              <w:rPr>
                <w:rFonts w:hint="eastAsia"/>
              </w:rPr>
              <w:t>ms</w:t>
            </w:r>
            <w:r>
              <w:rPr>
                <w:rFonts w:hint="eastAsia"/>
              </w:rPr>
              <w:t>）</w:t>
            </w:r>
          </w:p>
        </w:tc>
      </w:tr>
      <w:tr w:rsidR="00FD6543" w14:paraId="06C199AB" w14:textId="77777777">
        <w:tc>
          <w:tcPr>
            <w:tcW w:w="2074" w:type="dxa"/>
            <w:tcBorders>
              <w:top w:val="single" w:sz="8" w:space="0" w:color="auto"/>
            </w:tcBorders>
          </w:tcPr>
          <w:p w14:paraId="3EB6647C" w14:textId="77777777" w:rsidR="00FD6543" w:rsidRDefault="00000000">
            <w:pPr>
              <w:pStyle w:val="aff"/>
            </w:pPr>
            <w:r>
              <w:rPr>
                <w:rFonts w:hint="eastAsia"/>
              </w:rPr>
              <w:t>YOLOv8m</w:t>
            </w:r>
          </w:p>
        </w:tc>
        <w:tc>
          <w:tcPr>
            <w:tcW w:w="2074" w:type="dxa"/>
            <w:tcBorders>
              <w:top w:val="single" w:sz="8" w:space="0" w:color="auto"/>
            </w:tcBorders>
          </w:tcPr>
          <w:p w14:paraId="7639BFE3" w14:textId="77777777" w:rsidR="00FD6543" w:rsidRDefault="00000000">
            <w:pPr>
              <w:pStyle w:val="aff"/>
            </w:pPr>
            <w:r>
              <w:rPr>
                <w:rFonts w:hint="eastAsia"/>
              </w:rPr>
              <w:t>25.9</w:t>
            </w:r>
          </w:p>
        </w:tc>
        <w:tc>
          <w:tcPr>
            <w:tcW w:w="2074" w:type="dxa"/>
            <w:tcBorders>
              <w:top w:val="single" w:sz="8" w:space="0" w:color="auto"/>
            </w:tcBorders>
          </w:tcPr>
          <w:p w14:paraId="20835550" w14:textId="77777777" w:rsidR="00FD6543" w:rsidRDefault="00000000">
            <w:pPr>
              <w:pStyle w:val="aff"/>
            </w:pPr>
            <w:r>
              <w:rPr>
                <w:rFonts w:hint="eastAsia"/>
              </w:rPr>
              <w:t>50.0</w:t>
            </w:r>
          </w:p>
        </w:tc>
        <w:tc>
          <w:tcPr>
            <w:tcW w:w="2074" w:type="dxa"/>
            <w:tcBorders>
              <w:top w:val="single" w:sz="8" w:space="0" w:color="auto"/>
            </w:tcBorders>
          </w:tcPr>
          <w:p w14:paraId="696C9CA0" w14:textId="77777777" w:rsidR="00FD6543" w:rsidRDefault="00000000">
            <w:pPr>
              <w:pStyle w:val="aff"/>
            </w:pPr>
            <w:r>
              <w:rPr>
                <w:rFonts w:hint="eastAsia"/>
              </w:rPr>
              <w:t>5.3</w:t>
            </w:r>
          </w:p>
        </w:tc>
      </w:tr>
      <w:tr w:rsidR="00FD6543" w14:paraId="6A5E7594" w14:textId="77777777">
        <w:tc>
          <w:tcPr>
            <w:tcW w:w="2074" w:type="dxa"/>
            <w:tcBorders>
              <w:bottom w:val="single" w:sz="8" w:space="0" w:color="auto"/>
            </w:tcBorders>
          </w:tcPr>
          <w:p w14:paraId="4C30EC0B" w14:textId="77777777" w:rsidR="00FD6543" w:rsidRDefault="00000000">
            <w:pPr>
              <w:pStyle w:val="aff"/>
            </w:pPr>
            <w:commentRangeStart w:id="25"/>
            <w:r>
              <w:rPr>
                <w:rFonts w:hint="eastAsia"/>
              </w:rPr>
              <w:t>YOLOv11m</w:t>
            </w:r>
          </w:p>
        </w:tc>
        <w:tc>
          <w:tcPr>
            <w:tcW w:w="2074" w:type="dxa"/>
            <w:tcBorders>
              <w:bottom w:val="single" w:sz="8" w:space="0" w:color="auto"/>
            </w:tcBorders>
          </w:tcPr>
          <w:p w14:paraId="0BDC414F" w14:textId="77777777" w:rsidR="00FD6543" w:rsidRDefault="00000000">
            <w:pPr>
              <w:pStyle w:val="aff"/>
            </w:pPr>
            <w:r>
              <w:rPr>
                <w:rFonts w:hint="eastAsia"/>
              </w:rPr>
              <w:t>20.1</w:t>
            </w:r>
          </w:p>
        </w:tc>
        <w:tc>
          <w:tcPr>
            <w:tcW w:w="2074" w:type="dxa"/>
            <w:tcBorders>
              <w:bottom w:val="single" w:sz="8" w:space="0" w:color="auto"/>
            </w:tcBorders>
          </w:tcPr>
          <w:p w14:paraId="1BC228FA" w14:textId="77777777" w:rsidR="00FD6543" w:rsidRDefault="00000000">
            <w:pPr>
              <w:pStyle w:val="aff"/>
            </w:pPr>
            <w:r>
              <w:rPr>
                <w:rFonts w:hint="eastAsia"/>
              </w:rPr>
              <w:t>51.5</w:t>
            </w:r>
          </w:p>
        </w:tc>
        <w:tc>
          <w:tcPr>
            <w:tcW w:w="2074" w:type="dxa"/>
            <w:tcBorders>
              <w:bottom w:val="single" w:sz="8" w:space="0" w:color="auto"/>
            </w:tcBorders>
          </w:tcPr>
          <w:p w14:paraId="02AAB7EB" w14:textId="77777777" w:rsidR="00FD6543" w:rsidRDefault="00000000">
            <w:pPr>
              <w:pStyle w:val="aff"/>
            </w:pPr>
            <w:r>
              <w:rPr>
                <w:rFonts w:hint="eastAsia"/>
              </w:rPr>
              <w:t>4.7</w:t>
            </w:r>
            <w:commentRangeEnd w:id="25"/>
            <w:r>
              <w:rPr>
                <w:rStyle w:val="aff3"/>
                <w:szCs w:val="24"/>
              </w:rPr>
              <w:commentReference w:id="25"/>
            </w:r>
          </w:p>
        </w:tc>
      </w:tr>
    </w:tbl>
    <w:p w14:paraId="45FC5BFD" w14:textId="77777777" w:rsidR="00FD6543" w:rsidRDefault="00000000">
      <w:pPr>
        <w:pStyle w:val="afb"/>
        <w:tabs>
          <w:tab w:val="left" w:pos="2012"/>
        </w:tabs>
        <w:rPr>
          <w:rFonts w:hint="eastAsia"/>
        </w:rPr>
      </w:pPr>
      <w:r>
        <w:rPr>
          <w:rFonts w:hint="eastAsia"/>
        </w:rPr>
        <w:tab/>
      </w:r>
    </w:p>
    <w:p w14:paraId="332D79EE" w14:textId="77777777" w:rsidR="00FD6543" w:rsidRDefault="00000000">
      <w:pPr>
        <w:pStyle w:val="3"/>
        <w:rPr>
          <w:del w:id="26" w:author="NL" w:date="2026-05-23T21:48:00Z"/>
        </w:rPr>
      </w:pPr>
      <w:del w:id="27" w:author="NL" w:date="2026-05-23T21:48:00Z">
        <w:r>
          <w:rPr>
            <w:rFonts w:hint="eastAsia"/>
          </w:rPr>
          <w:delText>2.1.3</w:delText>
        </w:r>
        <w:r>
          <w:rPr>
            <w:rFonts w:hint="eastAsia"/>
          </w:rPr>
          <w:delText>总结</w:delText>
        </w:r>
      </w:del>
    </w:p>
    <w:p w14:paraId="07D912F2" w14:textId="77777777" w:rsidR="00FD6543" w:rsidRDefault="00000000">
      <w:pPr>
        <w:pStyle w:val="a5"/>
        <w:ind w:firstLine="480"/>
      </w:pPr>
      <w:r>
        <w:rPr>
          <w:rFonts w:hint="eastAsia"/>
        </w:rPr>
        <w:t xml:space="preserve">YOLOv11 </w:t>
      </w:r>
      <w:r>
        <w:rPr>
          <w:rFonts w:hint="eastAsia"/>
        </w:rPr>
        <w:t>以</w:t>
      </w:r>
      <w:r>
        <w:rPr>
          <w:rFonts w:hint="eastAsia"/>
        </w:rPr>
        <w:t>C3k2</w:t>
      </w:r>
      <w:r>
        <w:rPr>
          <w:rFonts w:hint="eastAsia"/>
        </w:rPr>
        <w:t>、</w:t>
      </w:r>
      <w:r>
        <w:rPr>
          <w:rFonts w:hint="eastAsia"/>
        </w:rPr>
        <w:t>C2PSA</w:t>
      </w:r>
      <w:r>
        <w:rPr>
          <w:rFonts w:hint="eastAsia"/>
        </w:rPr>
        <w:t>、轻量化解耦头为核心，在参数、速度、精度三维全面超越前代，同时多任务统一架构大幅降低部署成本，是当前工业界实时视觉任务的首选模型之一。</w:t>
      </w:r>
    </w:p>
    <w:p w14:paraId="3DA9D881" w14:textId="77777777" w:rsidR="00FD6543" w:rsidRDefault="00000000">
      <w:pPr>
        <w:pStyle w:val="2"/>
        <w:rPr>
          <w:rFonts w:hint="eastAsia"/>
        </w:rPr>
      </w:pPr>
      <w:bookmarkStart w:id="28" w:name="_Toc230352966"/>
      <w:r>
        <w:rPr>
          <w:rFonts w:hint="eastAsia"/>
        </w:rPr>
        <w:t>2.2表情识别模型</w:t>
      </w:r>
      <w:bookmarkEnd w:id="28"/>
    </w:p>
    <w:p w14:paraId="67F5D92C" w14:textId="77777777" w:rsidR="00FD6543" w:rsidRDefault="00000000">
      <w:pPr>
        <w:pStyle w:val="3"/>
      </w:pPr>
      <w:r>
        <w:rPr>
          <w:rFonts w:hint="eastAsia"/>
        </w:rPr>
        <w:t>2.2.1</w:t>
      </w:r>
      <w:r>
        <w:rPr>
          <w:rFonts w:hint="eastAsia"/>
        </w:rPr>
        <w:t>模型概述</w:t>
      </w:r>
    </w:p>
    <w:p w14:paraId="37E39C10" w14:textId="77777777" w:rsidR="00FD6543" w:rsidRDefault="00000000">
      <w:pPr>
        <w:pStyle w:val="a5"/>
        <w:ind w:firstLine="480"/>
      </w:pPr>
      <w:r>
        <w:rPr>
          <w:rFonts w:hint="eastAsia"/>
        </w:rPr>
        <w:t xml:space="preserve">dima806/facial_emotions_image_detection </w:t>
      </w:r>
      <w:r>
        <w:rPr>
          <w:rFonts w:hint="eastAsia"/>
        </w:rPr>
        <w:t>是</w:t>
      </w:r>
      <w:r>
        <w:rPr>
          <w:rFonts w:hint="eastAsia"/>
        </w:rPr>
        <w:t xml:space="preserve"> Hugging Face </w:t>
      </w:r>
      <w:r>
        <w:rPr>
          <w:rFonts w:hint="eastAsia"/>
        </w:rPr>
        <w:t>上开源的基于</w:t>
      </w:r>
      <w:r>
        <w:rPr>
          <w:rFonts w:hint="eastAsia"/>
        </w:rPr>
        <w:t xml:space="preserve"> ViT </w:t>
      </w:r>
      <w:r>
        <w:rPr>
          <w:rFonts w:hint="eastAsia"/>
        </w:rPr>
        <w:t>的人脸表情分类模型，由用户</w:t>
      </w:r>
      <w:r>
        <w:rPr>
          <w:rFonts w:hint="eastAsia"/>
        </w:rPr>
        <w:t xml:space="preserve"> dima806 </w:t>
      </w:r>
      <w:r>
        <w:rPr>
          <w:rFonts w:hint="eastAsia"/>
        </w:rPr>
        <w:t>训练并发布；输入整脸图像，直接输出</w:t>
      </w:r>
      <w:r>
        <w:rPr>
          <w:rFonts w:hint="eastAsia"/>
        </w:rPr>
        <w:t xml:space="preserve"> 7 </w:t>
      </w:r>
      <w:r>
        <w:rPr>
          <w:rFonts w:hint="eastAsia"/>
        </w:rPr>
        <w:t>种基础表情的概率分布，适合静态图片表情识别。</w:t>
      </w:r>
    </w:p>
    <w:p w14:paraId="31E6EB6E" w14:textId="77777777" w:rsidR="00FD6543" w:rsidRDefault="00000000">
      <w:pPr>
        <w:pStyle w:val="a5"/>
        <w:ind w:firstLine="480"/>
      </w:pPr>
      <w:r>
        <w:rPr>
          <w:rFonts w:hint="eastAsia"/>
        </w:rPr>
        <w:t>基础架构：</w:t>
      </w:r>
      <w:r>
        <w:rPr>
          <w:rFonts w:hint="eastAsia"/>
        </w:rPr>
        <w:t>google/vit-base-patch16-224-in21k</w:t>
      </w:r>
      <w:r>
        <w:rPr>
          <w:rFonts w:hint="eastAsia"/>
        </w:rPr>
        <w:t>（</w:t>
      </w:r>
      <w:r>
        <w:rPr>
          <w:rFonts w:hint="eastAsia"/>
        </w:rPr>
        <w:t>ViT-B/16</w:t>
      </w:r>
      <w:r>
        <w:rPr>
          <w:rFonts w:hint="eastAsia"/>
        </w:rPr>
        <w:t>）微调</w:t>
      </w:r>
    </w:p>
    <w:p w14:paraId="02E297BB" w14:textId="77777777" w:rsidR="00FD6543" w:rsidRDefault="00000000">
      <w:pPr>
        <w:pStyle w:val="a5"/>
        <w:ind w:firstLine="480"/>
      </w:pPr>
      <w:r>
        <w:rPr>
          <w:rFonts w:hint="eastAsia"/>
        </w:rPr>
        <w:t>参数量：</w:t>
      </w:r>
      <w:r>
        <w:rPr>
          <w:rFonts w:hint="eastAsia"/>
        </w:rPr>
        <w:t>85.8M</w:t>
      </w:r>
    </w:p>
    <w:p w14:paraId="49E3A053" w14:textId="77777777" w:rsidR="00FD6543" w:rsidRDefault="00000000">
      <w:pPr>
        <w:pStyle w:val="a5"/>
        <w:ind w:firstLine="480"/>
      </w:pPr>
      <w:r>
        <w:rPr>
          <w:rFonts w:hint="eastAsia"/>
        </w:rPr>
        <w:lastRenderedPageBreak/>
        <w:t>输入尺寸：</w:t>
      </w:r>
      <w:r>
        <w:rPr>
          <w:rFonts w:hint="eastAsia"/>
        </w:rPr>
        <w:t>224</w:t>
      </w:r>
      <w:r>
        <w:rPr>
          <w:rFonts w:hint="eastAsia"/>
        </w:rPr>
        <w:t>×</w:t>
      </w:r>
      <w:r>
        <w:rPr>
          <w:rFonts w:hint="eastAsia"/>
        </w:rPr>
        <w:t>224</w:t>
      </w:r>
    </w:p>
    <w:p w14:paraId="3C8A5D42" w14:textId="77777777" w:rsidR="00FD6543" w:rsidRDefault="00000000">
      <w:pPr>
        <w:pStyle w:val="a5"/>
        <w:ind w:firstLine="480"/>
      </w:pPr>
      <w:r>
        <w:rPr>
          <w:rFonts w:hint="eastAsia"/>
        </w:rPr>
        <w:t>任务类型：图像分类（</w:t>
      </w:r>
      <w:r>
        <w:rPr>
          <w:rFonts w:hint="eastAsia"/>
        </w:rPr>
        <w:t xml:space="preserve">7 </w:t>
      </w:r>
      <w:r>
        <w:rPr>
          <w:rFonts w:hint="eastAsia"/>
        </w:rPr>
        <w:t>类表情）</w:t>
      </w:r>
    </w:p>
    <w:p w14:paraId="263FD5A6" w14:textId="77777777" w:rsidR="00FD6543" w:rsidRDefault="00000000">
      <w:pPr>
        <w:pStyle w:val="a5"/>
        <w:ind w:firstLine="480"/>
      </w:pPr>
      <w:r>
        <w:rPr>
          <w:rFonts w:hint="eastAsia"/>
        </w:rPr>
        <w:t>框架：</w:t>
      </w:r>
      <w:r>
        <w:rPr>
          <w:rFonts w:hint="eastAsia"/>
        </w:rPr>
        <w:t>PyTorch + Transformers</w:t>
      </w:r>
    </w:p>
    <w:p w14:paraId="148F5F2C" w14:textId="77777777" w:rsidR="00FD6543" w:rsidRDefault="00000000">
      <w:pPr>
        <w:pStyle w:val="3"/>
      </w:pPr>
      <w:r>
        <w:rPr>
          <w:rFonts w:hint="eastAsia"/>
        </w:rPr>
        <w:t>2.2.2</w:t>
      </w:r>
      <w:r>
        <w:rPr>
          <w:rFonts w:hint="eastAsia"/>
        </w:rPr>
        <w:t>模型可识别的人脸情绪：</w:t>
      </w:r>
    </w:p>
    <w:p w14:paraId="5B42D940" w14:textId="77777777" w:rsidR="00FD6543" w:rsidRDefault="00000000">
      <w:pPr>
        <w:pStyle w:val="a5"/>
        <w:ind w:firstLine="480"/>
      </w:pPr>
      <w:r>
        <w:rPr>
          <w:rFonts w:hint="eastAsia"/>
        </w:rPr>
        <w:t>neutral</w:t>
      </w:r>
      <w:r>
        <w:rPr>
          <w:rFonts w:hint="eastAsia"/>
        </w:rPr>
        <w:t>（中性）</w:t>
      </w:r>
    </w:p>
    <w:p w14:paraId="2E9543EB" w14:textId="77777777" w:rsidR="00FD6543" w:rsidRDefault="00000000">
      <w:pPr>
        <w:pStyle w:val="a5"/>
        <w:ind w:firstLine="480"/>
      </w:pPr>
      <w:r>
        <w:rPr>
          <w:rFonts w:hint="eastAsia"/>
        </w:rPr>
        <w:t>sad</w:t>
      </w:r>
      <w:r>
        <w:rPr>
          <w:rFonts w:hint="eastAsia"/>
        </w:rPr>
        <w:t>（悲伤）</w:t>
      </w:r>
    </w:p>
    <w:p w14:paraId="2F5B55C7" w14:textId="77777777" w:rsidR="00FD6543" w:rsidRDefault="00000000">
      <w:pPr>
        <w:pStyle w:val="a5"/>
        <w:ind w:firstLine="480"/>
      </w:pPr>
      <w:r>
        <w:rPr>
          <w:rFonts w:hint="eastAsia"/>
        </w:rPr>
        <w:t>disgust</w:t>
      </w:r>
      <w:r>
        <w:rPr>
          <w:rFonts w:hint="eastAsia"/>
        </w:rPr>
        <w:t>（厌恶）</w:t>
      </w:r>
    </w:p>
    <w:p w14:paraId="5DF6911A" w14:textId="77777777" w:rsidR="00FD6543" w:rsidRDefault="00000000">
      <w:pPr>
        <w:pStyle w:val="a5"/>
        <w:ind w:firstLine="480"/>
      </w:pPr>
      <w:r>
        <w:rPr>
          <w:rFonts w:hint="eastAsia"/>
        </w:rPr>
        <w:t>surprise</w:t>
      </w:r>
      <w:r>
        <w:rPr>
          <w:rFonts w:hint="eastAsia"/>
        </w:rPr>
        <w:t>（惊讶）</w:t>
      </w:r>
    </w:p>
    <w:p w14:paraId="57297C2B" w14:textId="77777777" w:rsidR="00FD6543" w:rsidRDefault="00000000">
      <w:pPr>
        <w:pStyle w:val="a5"/>
        <w:ind w:firstLine="480"/>
      </w:pPr>
      <w:r>
        <w:rPr>
          <w:rFonts w:hint="eastAsia"/>
        </w:rPr>
        <w:t>fear</w:t>
      </w:r>
      <w:r>
        <w:rPr>
          <w:rFonts w:hint="eastAsia"/>
        </w:rPr>
        <w:t>（恐惧）</w:t>
      </w:r>
    </w:p>
    <w:p w14:paraId="6D8D62C6" w14:textId="77777777" w:rsidR="00FD6543" w:rsidRDefault="00000000">
      <w:pPr>
        <w:pStyle w:val="a5"/>
        <w:ind w:firstLine="480"/>
      </w:pPr>
      <w:r>
        <w:rPr>
          <w:rFonts w:hint="eastAsia"/>
        </w:rPr>
        <w:t>angry</w:t>
      </w:r>
      <w:r>
        <w:rPr>
          <w:rFonts w:hint="eastAsia"/>
        </w:rPr>
        <w:t>（愤怒）</w:t>
      </w:r>
    </w:p>
    <w:p w14:paraId="7161F049" w14:textId="77777777" w:rsidR="00FD6543" w:rsidRDefault="00000000">
      <w:pPr>
        <w:pStyle w:val="a5"/>
        <w:ind w:firstLine="480"/>
      </w:pPr>
      <w:r>
        <w:rPr>
          <w:rFonts w:hint="eastAsia"/>
        </w:rPr>
        <w:t>happy</w:t>
      </w:r>
      <w:r>
        <w:rPr>
          <w:rFonts w:hint="eastAsia"/>
        </w:rPr>
        <w:t>（开心）</w:t>
      </w:r>
    </w:p>
    <w:p w14:paraId="38A76D09" w14:textId="77777777" w:rsidR="00FD6543" w:rsidRDefault="00000000">
      <w:pPr>
        <w:pStyle w:val="3"/>
      </w:pPr>
      <w:r>
        <w:rPr>
          <w:rFonts w:hint="eastAsia"/>
        </w:rPr>
        <w:t>2.2.3</w:t>
      </w:r>
      <w:r>
        <w:rPr>
          <w:rFonts w:hint="eastAsia"/>
        </w:rPr>
        <w:t>训练与性能</w:t>
      </w:r>
    </w:p>
    <w:p w14:paraId="0A0EBBDA" w14:textId="77777777" w:rsidR="00FD6543" w:rsidRDefault="00000000">
      <w:pPr>
        <w:pStyle w:val="a5"/>
        <w:ind w:firstLine="480"/>
      </w:pPr>
      <w:r>
        <w:rPr>
          <w:rFonts w:hint="eastAsia"/>
        </w:rPr>
        <w:t>（</w:t>
      </w:r>
      <w:r>
        <w:rPr>
          <w:rFonts w:hint="eastAsia"/>
        </w:rPr>
        <w:t>1</w:t>
      </w:r>
      <w:r>
        <w:rPr>
          <w:rFonts w:hint="eastAsia"/>
        </w:rPr>
        <w:t>数据集</w:t>
      </w:r>
    </w:p>
    <w:p w14:paraId="72495BE8" w14:textId="77777777" w:rsidR="00FD6543" w:rsidRDefault="00000000">
      <w:pPr>
        <w:pStyle w:val="a5"/>
        <w:ind w:firstLine="480"/>
      </w:pPr>
      <w:r>
        <w:rPr>
          <w:rFonts w:hint="eastAsia"/>
        </w:rPr>
        <w:t>来源：</w:t>
      </w:r>
      <w:r>
        <w:rPr>
          <w:rFonts w:hint="eastAsia"/>
        </w:rPr>
        <w:t xml:space="preserve">Kaggle </w:t>
      </w:r>
      <w:r>
        <w:rPr>
          <w:rFonts w:hint="eastAsia"/>
        </w:rPr>
        <w:t>人脸表情数据集，共</w:t>
      </w:r>
      <w:r>
        <w:rPr>
          <w:rFonts w:hint="eastAsia"/>
        </w:rPr>
        <w:t xml:space="preserve"> 25,170 </w:t>
      </w:r>
      <w:r>
        <w:rPr>
          <w:rFonts w:hint="eastAsia"/>
        </w:rPr>
        <w:t>张人脸图像，</w:t>
      </w:r>
      <w:r>
        <w:rPr>
          <w:rFonts w:hint="eastAsia"/>
        </w:rPr>
        <w:t xml:space="preserve">7 </w:t>
      </w:r>
      <w:r>
        <w:rPr>
          <w:rFonts w:hint="eastAsia"/>
        </w:rPr>
        <w:t>类均衡分布（每类约</w:t>
      </w:r>
      <w:r>
        <w:rPr>
          <w:rFonts w:hint="eastAsia"/>
        </w:rPr>
        <w:t xml:space="preserve"> 3,596 </w:t>
      </w:r>
      <w:r>
        <w:rPr>
          <w:rFonts w:hint="eastAsia"/>
        </w:rPr>
        <w:t>张）</w:t>
      </w:r>
    </w:p>
    <w:p w14:paraId="0357B897" w14:textId="77777777" w:rsidR="00FD6543" w:rsidRDefault="00000000">
      <w:pPr>
        <w:pStyle w:val="a5"/>
        <w:ind w:firstLine="480"/>
      </w:pPr>
      <w:r>
        <w:rPr>
          <w:rFonts w:hint="eastAsia"/>
        </w:rPr>
        <w:t>（</w:t>
      </w:r>
      <w:r>
        <w:rPr>
          <w:rFonts w:hint="eastAsia"/>
        </w:rPr>
        <w:t>2</w:t>
      </w:r>
      <w:r>
        <w:rPr>
          <w:rFonts w:hint="eastAsia"/>
        </w:rPr>
        <w:t>评测结果（测试集）</w:t>
      </w:r>
    </w:p>
    <w:p w14:paraId="57511C25" w14:textId="77777777" w:rsidR="00FD6543" w:rsidRDefault="00000000">
      <w:pPr>
        <w:pStyle w:val="a5"/>
        <w:ind w:firstLine="480"/>
      </w:pPr>
      <w:r>
        <w:rPr>
          <w:rFonts w:hint="eastAsia"/>
        </w:rPr>
        <w:t>Accuracy</w:t>
      </w:r>
      <w:r>
        <w:rPr>
          <w:rFonts w:hint="eastAsia"/>
        </w:rPr>
        <w:t>：</w:t>
      </w:r>
      <w:r>
        <w:rPr>
          <w:rFonts w:hint="eastAsia"/>
        </w:rPr>
        <w:t>90.92%</w:t>
      </w:r>
    </w:p>
    <w:p w14:paraId="5DB1A67C" w14:textId="77777777" w:rsidR="00FD6543" w:rsidRDefault="00000000">
      <w:pPr>
        <w:pStyle w:val="a5"/>
        <w:ind w:firstLine="480"/>
      </w:pPr>
      <w:r>
        <w:rPr>
          <w:rFonts w:hint="eastAsia"/>
        </w:rPr>
        <w:t>Macro F1</w:t>
      </w:r>
      <w:r>
        <w:rPr>
          <w:rFonts w:hint="eastAsia"/>
        </w:rPr>
        <w:t>：</w:t>
      </w:r>
      <w:r>
        <w:rPr>
          <w:rFonts w:hint="eastAsia"/>
        </w:rPr>
        <w:t>90.91%</w:t>
      </w:r>
    </w:p>
    <w:p w14:paraId="034CC43C" w14:textId="77777777" w:rsidR="00FD6543" w:rsidRDefault="00000000">
      <w:pPr>
        <w:pStyle w:val="a5"/>
        <w:ind w:firstLine="480"/>
      </w:pPr>
      <w:r>
        <w:rPr>
          <w:rFonts w:hint="eastAsia"/>
        </w:rPr>
        <w:t>各类别精度（</w:t>
      </w:r>
      <w:r>
        <w:rPr>
          <w:rFonts w:hint="eastAsia"/>
        </w:rPr>
        <w:t>precision /recall/ F1</w:t>
      </w:r>
      <w:r>
        <w:rPr>
          <w:rFonts w:hint="eastAsia"/>
        </w:rPr>
        <w:t>）：</w:t>
      </w:r>
    </w:p>
    <w:p w14:paraId="3310D577" w14:textId="77777777" w:rsidR="00FD6543" w:rsidRDefault="00000000">
      <w:pPr>
        <w:pStyle w:val="a5"/>
        <w:ind w:firstLine="480"/>
      </w:pPr>
      <w:r>
        <w:rPr>
          <w:rFonts w:hint="eastAsia"/>
        </w:rPr>
        <w:t>disgust</w:t>
      </w:r>
      <w:r>
        <w:rPr>
          <w:rFonts w:hint="eastAsia"/>
        </w:rPr>
        <w:t>：</w:t>
      </w:r>
      <w:r>
        <w:rPr>
          <w:rFonts w:hint="eastAsia"/>
        </w:rPr>
        <w:t>99.09% / 100% / 99.54%</w:t>
      </w:r>
      <w:r>
        <w:rPr>
          <w:rFonts w:hint="eastAsia"/>
        </w:rPr>
        <w:t>（最优）</w:t>
      </w:r>
    </w:p>
    <w:p w14:paraId="27D9FB65" w14:textId="77777777" w:rsidR="00FD6543" w:rsidRDefault="00000000">
      <w:pPr>
        <w:pStyle w:val="a5"/>
        <w:ind w:firstLine="480"/>
      </w:pPr>
      <w:r>
        <w:rPr>
          <w:rFonts w:hint="eastAsia"/>
        </w:rPr>
        <w:t>happy</w:t>
      </w:r>
      <w:r>
        <w:rPr>
          <w:rFonts w:hint="eastAsia"/>
        </w:rPr>
        <w:t>：</w:t>
      </w:r>
      <w:r>
        <w:rPr>
          <w:rFonts w:hint="eastAsia"/>
        </w:rPr>
        <w:t>93.02% / 93.72% / 93.36%</w:t>
      </w:r>
    </w:p>
    <w:p w14:paraId="708E0EE8" w14:textId="77777777" w:rsidR="00FD6543" w:rsidRDefault="00000000">
      <w:pPr>
        <w:pStyle w:val="a5"/>
        <w:ind w:firstLine="480"/>
      </w:pPr>
      <w:r>
        <w:rPr>
          <w:rFonts w:hint="eastAsia"/>
        </w:rPr>
        <w:t>angry</w:t>
      </w:r>
      <w:r>
        <w:rPr>
          <w:rFonts w:hint="eastAsia"/>
        </w:rPr>
        <w:t>：</w:t>
      </w:r>
      <w:r>
        <w:rPr>
          <w:rFonts w:hint="eastAsia"/>
        </w:rPr>
        <w:t>90.22% / 90.35% / 90.28%</w:t>
      </w:r>
    </w:p>
    <w:p w14:paraId="14DEC37C" w14:textId="77777777" w:rsidR="00FD6543" w:rsidRDefault="00000000">
      <w:pPr>
        <w:pStyle w:val="a5"/>
        <w:ind w:firstLine="480"/>
      </w:pPr>
      <w:r>
        <w:rPr>
          <w:rFonts w:hint="eastAsia"/>
        </w:rPr>
        <w:t>neutral</w:t>
      </w:r>
      <w:r>
        <w:rPr>
          <w:rFonts w:hint="eastAsia"/>
        </w:rPr>
        <w:t>：</w:t>
      </w:r>
      <w:r>
        <w:rPr>
          <w:rFonts w:hint="eastAsia"/>
        </w:rPr>
        <w:t>87.52% / 86.26% / 86.89%</w:t>
      </w:r>
    </w:p>
    <w:p w14:paraId="40FE206C" w14:textId="77777777" w:rsidR="00FD6543" w:rsidRDefault="00000000">
      <w:pPr>
        <w:pStyle w:val="a5"/>
        <w:ind w:firstLine="480"/>
      </w:pPr>
      <w:r>
        <w:rPr>
          <w:rFonts w:hint="eastAsia"/>
        </w:rPr>
        <w:t>fear</w:t>
      </w:r>
      <w:r>
        <w:rPr>
          <w:rFonts w:hint="eastAsia"/>
        </w:rPr>
        <w:t>：</w:t>
      </w:r>
      <w:r>
        <w:rPr>
          <w:rFonts w:hint="eastAsia"/>
        </w:rPr>
        <w:t>87.88% / 85.32% / 86.58%</w:t>
      </w:r>
    </w:p>
    <w:p w14:paraId="702EA7CC" w14:textId="77777777" w:rsidR="00FD6543" w:rsidRDefault="00000000">
      <w:pPr>
        <w:pStyle w:val="a5"/>
        <w:ind w:firstLine="480"/>
      </w:pPr>
      <w:r>
        <w:rPr>
          <w:rFonts w:hint="eastAsia"/>
        </w:rPr>
        <w:t>sad</w:t>
      </w:r>
      <w:r>
        <w:rPr>
          <w:rFonts w:hint="eastAsia"/>
        </w:rPr>
        <w:t>：</w:t>
      </w:r>
      <w:r>
        <w:rPr>
          <w:rFonts w:hint="eastAsia"/>
        </w:rPr>
        <w:t>83.94% / 86.32% / 85.11%</w:t>
      </w:r>
    </w:p>
    <w:p w14:paraId="517223F3" w14:textId="77777777" w:rsidR="00FD6543" w:rsidRDefault="00000000">
      <w:pPr>
        <w:pStyle w:val="a5"/>
        <w:ind w:firstLine="480"/>
      </w:pPr>
      <w:r>
        <w:rPr>
          <w:rFonts w:hint="eastAsia"/>
        </w:rPr>
        <w:t>surprise</w:t>
      </w:r>
      <w:r>
        <w:rPr>
          <w:rFonts w:hint="eastAsia"/>
        </w:rPr>
        <w:t>：</w:t>
      </w:r>
      <w:r>
        <w:rPr>
          <w:rFonts w:hint="eastAsia"/>
        </w:rPr>
        <w:t>94.76% / 94.49% / 94.63%</w:t>
      </w:r>
    </w:p>
    <w:p w14:paraId="52B6A912" w14:textId="77777777" w:rsidR="00FD6543" w:rsidRDefault="00000000">
      <w:pPr>
        <w:pStyle w:val="3"/>
      </w:pPr>
      <w:r>
        <w:rPr>
          <w:rFonts w:hint="eastAsia"/>
        </w:rPr>
        <w:t>2.2.4</w:t>
      </w:r>
      <w:r>
        <w:rPr>
          <w:rFonts w:hint="eastAsia"/>
        </w:rPr>
        <w:t>核心特点</w:t>
      </w:r>
    </w:p>
    <w:p w14:paraId="3E0DB115" w14:textId="77777777" w:rsidR="00FD6543" w:rsidRDefault="00000000">
      <w:pPr>
        <w:pStyle w:val="a5"/>
        <w:ind w:firstLine="480"/>
      </w:pPr>
      <w:r>
        <w:t xml:space="preserve">dima806/facial_emotions_image_detection </w:t>
      </w:r>
      <w:r>
        <w:t>模型具备突出的性能优势，其依托预训练</w:t>
      </w:r>
      <w:r>
        <w:t xml:space="preserve"> ViT-B/16 </w:t>
      </w:r>
      <w:r>
        <w:t>进行微调，拥有强大的表征能力，相较于</w:t>
      </w:r>
      <w:r>
        <w:t xml:space="preserve"> VGG</w:t>
      </w:r>
      <w:r>
        <w:t>、</w:t>
      </w:r>
      <w:r>
        <w:t xml:space="preserve">ResNet </w:t>
      </w:r>
      <w:r>
        <w:t>等传</w:t>
      </w:r>
      <w:r>
        <w:lastRenderedPageBreak/>
        <w:t>统</w:t>
      </w:r>
      <w:r>
        <w:t xml:space="preserve"> CNN </w:t>
      </w:r>
      <w:r>
        <w:t>模型，在小目标识别和细微表情捕捉上表现更出色，泛化能力也更优；同时模型训练所用的</w:t>
      </w:r>
      <w:r>
        <w:t xml:space="preserve"> 7 </w:t>
      </w:r>
      <w:r>
        <w:t>类表情样本分布均衡，鲁棒性良好，其中对厌恶（</w:t>
      </w:r>
      <w:r>
        <w:t>disgust</w:t>
      </w:r>
      <w:r>
        <w:t>）表情的识别精度接近完美，整体准确率超过</w:t>
      </w:r>
      <w:r>
        <w:t xml:space="preserve"> 90%</w:t>
      </w:r>
      <w:r>
        <w:t>。此外，该模型还具备开箱即用、部署简单的特点，通过</w:t>
      </w:r>
      <w:r>
        <w:t xml:space="preserve"> Hugging Face pipeline </w:t>
      </w:r>
      <w:r>
        <w:t>可实现一行代码调用，且支持</w:t>
      </w:r>
      <w:r>
        <w:t xml:space="preserve"> PyTorch </w:t>
      </w:r>
      <w:r>
        <w:t>和</w:t>
      </w:r>
      <w:r>
        <w:t xml:space="preserve"> TensorFlow </w:t>
      </w:r>
      <w:r>
        <w:t>两种框架推理，便于快速集成到各类项目中。需要注意的是，该模型优先针对单张人脸照片进行优化，实际使用时需先通过</w:t>
      </w:r>
      <w:r>
        <w:t xml:space="preserve"> MTCNN</w:t>
      </w:r>
      <w:r>
        <w:t>、</w:t>
      </w:r>
      <w:r>
        <w:t xml:space="preserve">RetinaFace </w:t>
      </w:r>
      <w:r>
        <w:t>等人脸检测工具对人脸进行裁剪，再输入模型进行表情识别。在同类模型对比中，该模型表现突出，相比</w:t>
      </w:r>
      <w:r>
        <w:t xml:space="preserve"> FER-2013 </w:t>
      </w:r>
      <w:r>
        <w:t>数据集上的传统</w:t>
      </w:r>
      <w:r>
        <w:t xml:space="preserve"> CNN </w:t>
      </w:r>
      <w:r>
        <w:t>模型（准确率约</w:t>
      </w:r>
      <w:r>
        <w:t xml:space="preserve"> 75%</w:t>
      </w:r>
      <w:r>
        <w:t>），精度提升</w:t>
      </w:r>
      <w:r>
        <w:t xml:space="preserve"> 15% </w:t>
      </w:r>
      <w:r>
        <w:t>以上；相较于</w:t>
      </w:r>
      <w:r>
        <w:t xml:space="preserve"> YOLOv8 </w:t>
      </w:r>
      <w:r>
        <w:t>表情分类模型（准确率约</w:t>
      </w:r>
      <w:r>
        <w:t xml:space="preserve"> 85%</w:t>
      </w:r>
      <w:r>
        <w:t>），识别更稳定且</w:t>
      </w:r>
      <w:r>
        <w:t xml:space="preserve"> F1 </w:t>
      </w:r>
      <w:r>
        <w:t>值更高；同时，作为轻量型</w:t>
      </w:r>
      <w:r>
        <w:t xml:space="preserve"> ViT </w:t>
      </w:r>
      <w:r>
        <w:t>模型，其运行速度比</w:t>
      </w:r>
      <w:r>
        <w:t xml:space="preserve"> ViT-L </w:t>
      </w:r>
      <w:r>
        <w:t>等大型模型更快，资源消耗也更低</w:t>
      </w:r>
      <w:r>
        <w:rPr>
          <w:rFonts w:hint="eastAsia"/>
        </w:rPr>
        <w:t>。</w:t>
      </w:r>
    </w:p>
    <w:p w14:paraId="2BC5A1D2" w14:textId="77777777" w:rsidR="00FD6543" w:rsidRDefault="00000000">
      <w:pPr>
        <w:pStyle w:val="2"/>
        <w:rPr>
          <w:rFonts w:hint="eastAsia"/>
        </w:rPr>
      </w:pPr>
      <w:bookmarkStart w:id="29" w:name="_Toc230352967"/>
      <w:r>
        <w:rPr>
          <w:rFonts w:hint="eastAsia"/>
        </w:rPr>
        <w:t>2.3专注度理论</w:t>
      </w:r>
      <w:bookmarkEnd w:id="29"/>
    </w:p>
    <w:p w14:paraId="57DDBC2C" w14:textId="77777777" w:rsidR="00FD6543" w:rsidRDefault="00000000">
      <w:pPr>
        <w:pStyle w:val="a5"/>
        <w:ind w:firstLine="480"/>
      </w:pPr>
      <w:r>
        <w:rPr>
          <w:rFonts w:hint="eastAsia"/>
        </w:rPr>
        <w:t>专注度（</w:t>
      </w:r>
      <w:r>
        <w:rPr>
          <w:rFonts w:hint="eastAsia"/>
        </w:rPr>
        <w:t>Attention</w:t>
      </w:r>
      <w:r>
        <w:rPr>
          <w:rFonts w:hint="eastAsia"/>
        </w:rPr>
        <w:t>）是人类认知系统的关键功能，也是指个体在一定时间内将注意力集中在某一特定任务或对象上的能力。它是注意力的一种更具体的体现，强调对目标的深入集中和持续性</w:t>
      </w:r>
      <w:r>
        <w:rPr>
          <w:vertAlign w:val="superscript"/>
        </w:rPr>
        <w:fldChar w:fldCharType="begin"/>
      </w:r>
      <w:r>
        <w:rPr>
          <w:vertAlign w:val="superscript"/>
        </w:rPr>
        <w:instrText xml:space="preserve"> </w:instrText>
      </w:r>
      <w:r>
        <w:rPr>
          <w:rFonts w:hint="eastAsia"/>
          <w:vertAlign w:val="superscript"/>
        </w:rPr>
        <w:instrText>REF _Ref229692307 \r \h</w:instrText>
      </w:r>
      <w:r>
        <w:rPr>
          <w:vertAlign w:val="superscript"/>
        </w:rPr>
        <w:instrText xml:space="preserve">  \* MERGEFORMAT </w:instrText>
      </w:r>
      <w:r>
        <w:rPr>
          <w:vertAlign w:val="superscript"/>
        </w:rPr>
      </w:r>
      <w:r>
        <w:rPr>
          <w:vertAlign w:val="superscript"/>
        </w:rPr>
        <w:fldChar w:fldCharType="separate"/>
      </w:r>
      <w:r>
        <w:rPr>
          <w:vertAlign w:val="superscript"/>
        </w:rPr>
        <w:t>[7]</w:t>
      </w:r>
      <w:r>
        <w:rPr>
          <w:vertAlign w:val="superscript"/>
        </w:rPr>
        <w:fldChar w:fldCharType="end"/>
      </w:r>
      <w:r>
        <w:rPr>
          <w:rFonts w:hint="eastAsia"/>
        </w:rPr>
        <w:t>。这一概念源于心理学对注意力的长期探索，其理论发展经历了从单一维度到多维系统的演变。这一概念根植于心理学对注意力的长期探索，其理论发展经历了从单一维度到多维系统的演进。早期研究者</w:t>
      </w:r>
      <w:r>
        <w:rPr>
          <w:rFonts w:hint="eastAsia"/>
        </w:rPr>
        <w:t xml:space="preserve"> Broadbent</w:t>
      </w:r>
      <w:r>
        <w:rPr>
          <w:vertAlign w:val="superscript"/>
        </w:rPr>
        <w:fldChar w:fldCharType="begin"/>
      </w:r>
      <w:r>
        <w:rPr>
          <w:vertAlign w:val="superscript"/>
        </w:rPr>
        <w:instrText xml:space="preserve"> </w:instrText>
      </w:r>
      <w:r>
        <w:rPr>
          <w:rFonts w:hint="eastAsia"/>
          <w:vertAlign w:val="superscript"/>
        </w:rPr>
        <w:instrText>REF _Ref229692327 \r \h</w:instrText>
      </w:r>
      <w:r>
        <w:rPr>
          <w:vertAlign w:val="superscript"/>
        </w:rPr>
        <w:instrText xml:space="preserve">  \* MERGEFORMAT </w:instrText>
      </w:r>
      <w:r>
        <w:rPr>
          <w:vertAlign w:val="superscript"/>
        </w:rPr>
      </w:r>
      <w:r>
        <w:rPr>
          <w:vertAlign w:val="superscript"/>
        </w:rPr>
        <w:fldChar w:fldCharType="separate"/>
      </w:r>
      <w:r>
        <w:rPr>
          <w:vertAlign w:val="superscript"/>
        </w:rPr>
        <w:t>[8]</w:t>
      </w:r>
      <w:r>
        <w:rPr>
          <w:vertAlign w:val="superscript"/>
        </w:rPr>
        <w:fldChar w:fldCharType="end"/>
      </w:r>
      <w:r>
        <w:rPr>
          <w:rFonts w:hint="eastAsia"/>
        </w:rPr>
        <w:t>提出的“过滤器模型”认为，注意力是信息加工的瓶颈，仅允许部分感官输入进入高级认知处理。但随着认知科学的发展，</w:t>
      </w:r>
      <w:r>
        <w:rPr>
          <w:rFonts w:hint="eastAsia"/>
        </w:rPr>
        <w:t>Treisman</w:t>
      </w:r>
      <w:r>
        <w:rPr>
          <w:vertAlign w:val="superscript"/>
        </w:rPr>
        <w:fldChar w:fldCharType="begin"/>
      </w:r>
      <w:r>
        <w:rPr>
          <w:vertAlign w:val="superscript"/>
        </w:rPr>
        <w:instrText xml:space="preserve"> </w:instrText>
      </w:r>
      <w:r>
        <w:rPr>
          <w:rFonts w:hint="eastAsia"/>
          <w:vertAlign w:val="superscript"/>
        </w:rPr>
        <w:instrText>REF _Ref229692341 \r \h</w:instrText>
      </w:r>
      <w:r>
        <w:rPr>
          <w:vertAlign w:val="superscript"/>
        </w:rPr>
        <w:instrText xml:space="preserve">  \* MERGEFORMAT </w:instrText>
      </w:r>
      <w:r>
        <w:rPr>
          <w:vertAlign w:val="superscript"/>
        </w:rPr>
      </w:r>
      <w:r>
        <w:rPr>
          <w:vertAlign w:val="superscript"/>
        </w:rPr>
        <w:fldChar w:fldCharType="separate"/>
      </w:r>
      <w:r>
        <w:rPr>
          <w:vertAlign w:val="superscript"/>
        </w:rPr>
        <w:t>[9]</w:t>
      </w:r>
      <w:r>
        <w:rPr>
          <w:vertAlign w:val="superscript"/>
        </w:rPr>
        <w:fldChar w:fldCharType="end"/>
      </w:r>
      <w:r>
        <w:rPr>
          <w:rFonts w:hint="eastAsia"/>
        </w:rPr>
        <w:t>的“衰减模型”和</w:t>
      </w:r>
      <w:r>
        <w:rPr>
          <w:rFonts w:hint="eastAsia"/>
        </w:rPr>
        <w:t xml:space="preserve"> Kahneman</w:t>
      </w:r>
      <w:r>
        <w:rPr>
          <w:vertAlign w:val="superscript"/>
        </w:rPr>
        <w:fldChar w:fldCharType="begin"/>
      </w:r>
      <w:r>
        <w:rPr>
          <w:vertAlign w:val="superscript"/>
        </w:rPr>
        <w:instrText xml:space="preserve"> </w:instrText>
      </w:r>
      <w:r>
        <w:rPr>
          <w:rFonts w:hint="eastAsia"/>
          <w:vertAlign w:val="superscript"/>
        </w:rPr>
        <w:instrText>REF _Ref229692353 \r \h</w:instrText>
      </w:r>
      <w:r>
        <w:rPr>
          <w:vertAlign w:val="superscript"/>
        </w:rPr>
        <w:instrText xml:space="preserve">  \* MERGEFORMAT </w:instrText>
      </w:r>
      <w:r>
        <w:rPr>
          <w:vertAlign w:val="superscript"/>
        </w:rPr>
      </w:r>
      <w:r>
        <w:rPr>
          <w:vertAlign w:val="superscript"/>
        </w:rPr>
        <w:fldChar w:fldCharType="separate"/>
      </w:r>
      <w:r>
        <w:rPr>
          <w:vertAlign w:val="superscript"/>
        </w:rPr>
        <w:t>[10]</w:t>
      </w:r>
      <w:r>
        <w:rPr>
          <w:vertAlign w:val="superscript"/>
        </w:rPr>
        <w:fldChar w:fldCharType="end"/>
      </w:r>
      <w:r>
        <w:rPr>
          <w:rFonts w:hint="eastAsia"/>
        </w:rPr>
        <w:t>的“资源分配理论”逐步完善了专注度的动态特征，强调其不仅是选择机制，更是资源调控过程。</w:t>
      </w:r>
    </w:p>
    <w:p w14:paraId="7088B760" w14:textId="77777777" w:rsidR="00FD6543" w:rsidRDefault="00000000">
      <w:pPr>
        <w:pStyle w:val="2"/>
        <w:rPr>
          <w:rFonts w:hint="eastAsia"/>
        </w:rPr>
      </w:pPr>
      <w:bookmarkStart w:id="30" w:name="_Toc230352968"/>
      <w:r>
        <w:rPr>
          <w:rFonts w:hint="eastAsia"/>
        </w:rPr>
        <w:t>2.4基于视觉特征的识别方法</w:t>
      </w:r>
      <w:bookmarkEnd w:id="30"/>
    </w:p>
    <w:p w14:paraId="47EFE472" w14:textId="77777777" w:rsidR="00FD6543" w:rsidRDefault="00000000">
      <w:pPr>
        <w:pStyle w:val="a5"/>
        <w:ind w:firstLine="480"/>
      </w:pPr>
      <w:r>
        <w:rPr>
          <w:rFonts w:hint="eastAsia"/>
        </w:rPr>
        <w:t>目前，针对专注度评价的主要研究方向，是使用学生学习的视频数据进行专注度分析。这种方式依赖计算机视觉技术、从面部表情、头部姿态和肢体动作中提取注意力特征，结合机器学习或深度学习相关技术进行专注度评价，主要的实现方式可以分为基于面部表情的专注度识别、基于行为姿态的专注度识别以及基于面部表情和行为姿态相结合的专注度识别三类。从模型架构角度又可进一步将其划分为端到端模型和两阶段模型。</w:t>
      </w:r>
    </w:p>
    <w:p w14:paraId="6A4FD578" w14:textId="77777777" w:rsidR="00FD6543" w:rsidRDefault="00000000">
      <w:pPr>
        <w:pStyle w:val="2"/>
        <w:rPr>
          <w:rFonts w:hint="eastAsia"/>
        </w:rPr>
      </w:pPr>
      <w:bookmarkStart w:id="31" w:name="_Toc230352969"/>
      <w:r>
        <w:rPr>
          <w:rFonts w:hint="eastAsia"/>
        </w:rPr>
        <w:lastRenderedPageBreak/>
        <w:t>2.5课堂专注度的内涵</w:t>
      </w:r>
      <w:bookmarkEnd w:id="31"/>
    </w:p>
    <w:p w14:paraId="27860B3B" w14:textId="77777777" w:rsidR="00FD6543" w:rsidRDefault="00000000">
      <w:pPr>
        <w:pStyle w:val="a5"/>
        <w:ind w:firstLine="480"/>
      </w:pPr>
      <w:r>
        <w:rPr>
          <w:rFonts w:hint="eastAsia"/>
        </w:rPr>
        <w:t>对于专注度研究，国内外的关注者并不是很多，因此在这方面的研究并没有十分深入，大部分的研究方向都朝向如何培养专注度进行。对于专注度的定义，大家的说法也存在着一些差异。丁一</w:t>
      </w:r>
      <w:r>
        <w:rPr>
          <w:vertAlign w:val="superscript"/>
        </w:rPr>
        <w:fldChar w:fldCharType="begin"/>
      </w:r>
      <w:r>
        <w:rPr>
          <w:vertAlign w:val="superscript"/>
        </w:rPr>
        <w:instrText xml:space="preserve"> </w:instrText>
      </w:r>
      <w:r>
        <w:rPr>
          <w:rFonts w:hint="eastAsia"/>
          <w:vertAlign w:val="superscript"/>
        </w:rPr>
        <w:instrText>REF _Ref230202169 \r \h</w:instrText>
      </w:r>
      <w:r>
        <w:rPr>
          <w:vertAlign w:val="superscript"/>
        </w:rPr>
        <w:instrText xml:space="preserve">  \* MERGEFORMAT </w:instrText>
      </w:r>
      <w:r>
        <w:rPr>
          <w:vertAlign w:val="superscript"/>
        </w:rPr>
      </w:r>
      <w:r>
        <w:rPr>
          <w:vertAlign w:val="superscript"/>
        </w:rPr>
        <w:fldChar w:fldCharType="separate"/>
      </w:r>
      <w:r>
        <w:rPr>
          <w:vertAlign w:val="superscript"/>
        </w:rPr>
        <w:t>[11]</w:t>
      </w:r>
      <w:r>
        <w:rPr>
          <w:vertAlign w:val="superscript"/>
        </w:rPr>
        <w:fldChar w:fldCharType="end"/>
      </w:r>
      <w:r>
        <w:rPr>
          <w:rFonts w:hint="eastAsia"/>
        </w:rPr>
        <w:t>认为“专注力，又称注意力，指人们在认知上心理活动的指向和集中、协调处理某件事情的能力。一般的说法是，让自己所有的思想集中，持续关注在某一件事情上，坚持不懈地完成它。”在这里，丁一将专注度与注意力联系在了一起，认为专注度可以与我们常说的注意力等同。西方心理学家对专注度的界定则是：“通过排除其他间接的相关信息，从而把精力集中在某种感官信息上的过程。”这里所说的专注度则是更强调了人对事物的持续关注程度。因此，对于专注度的内涵，作者认为专注度就是心理活动对某一特定对象的指向和集中，其存在排除了其他多余信息的干扰，从而使自己的思想能够持续地关注在某一事件中。课堂专注度是指个体从外界大量的信息当中，及时地选择重要信息和排除无关干扰信息，其外部的不相干动作经常表现出静止状态，并将注意力聚焦于学习刺激，持续在学习任务之上，以获致学习成效</w:t>
      </w:r>
      <w:r>
        <w:rPr>
          <w:vertAlign w:val="superscript"/>
        </w:rPr>
        <w:fldChar w:fldCharType="begin"/>
      </w:r>
      <w:r>
        <w:rPr>
          <w:vertAlign w:val="superscript"/>
        </w:rPr>
        <w:instrText xml:space="preserve"> </w:instrText>
      </w:r>
      <w:r>
        <w:rPr>
          <w:rFonts w:hint="eastAsia"/>
          <w:vertAlign w:val="superscript"/>
        </w:rPr>
        <w:instrText>REF _Ref230202196 \r \h</w:instrText>
      </w:r>
      <w:r>
        <w:rPr>
          <w:vertAlign w:val="superscript"/>
        </w:rPr>
        <w:instrText xml:space="preserve">  \* MERGEFORMAT </w:instrText>
      </w:r>
      <w:r>
        <w:rPr>
          <w:vertAlign w:val="superscript"/>
        </w:rPr>
      </w:r>
      <w:r>
        <w:rPr>
          <w:vertAlign w:val="superscript"/>
        </w:rPr>
        <w:fldChar w:fldCharType="separate"/>
      </w:r>
      <w:r>
        <w:rPr>
          <w:vertAlign w:val="superscript"/>
        </w:rPr>
        <w:t>[12]</w:t>
      </w:r>
      <w:r>
        <w:rPr>
          <w:vertAlign w:val="superscript"/>
        </w:rPr>
        <w:fldChar w:fldCharType="end"/>
      </w:r>
      <w:r>
        <w:rPr>
          <w:rFonts w:hint="eastAsia"/>
        </w:rPr>
        <w:t>。陶溢</w:t>
      </w:r>
      <w:r>
        <w:rPr>
          <w:vertAlign w:val="superscript"/>
        </w:rPr>
        <w:fldChar w:fldCharType="begin"/>
      </w:r>
      <w:r>
        <w:rPr>
          <w:vertAlign w:val="superscript"/>
        </w:rPr>
        <w:instrText xml:space="preserve"> </w:instrText>
      </w:r>
      <w:r>
        <w:rPr>
          <w:rFonts w:hint="eastAsia"/>
          <w:vertAlign w:val="superscript"/>
        </w:rPr>
        <w:instrText>REF _Ref230202211 \r \h</w:instrText>
      </w:r>
      <w:r>
        <w:rPr>
          <w:vertAlign w:val="superscript"/>
        </w:rPr>
        <w:instrText xml:space="preserve">  \* MERGEFORMAT </w:instrText>
      </w:r>
      <w:r>
        <w:rPr>
          <w:vertAlign w:val="superscript"/>
        </w:rPr>
      </w:r>
      <w:r>
        <w:rPr>
          <w:vertAlign w:val="superscript"/>
        </w:rPr>
        <w:fldChar w:fldCharType="separate"/>
      </w:r>
      <w:r>
        <w:rPr>
          <w:vertAlign w:val="superscript"/>
        </w:rPr>
        <w:t>[13]</w:t>
      </w:r>
      <w:r>
        <w:rPr>
          <w:vertAlign w:val="superscript"/>
        </w:rPr>
        <w:fldChar w:fldCharType="end"/>
      </w:r>
      <w:r>
        <w:rPr>
          <w:rFonts w:hint="eastAsia"/>
        </w:rPr>
        <w:t>认为课堂专注度主要指的是学生在进行课堂学习的过程中，是否能够集中注意力在课堂教学任务中。通过对学生的面部表情与头部姿态进行数据的采集，将课堂专注度作为评价课堂教学的主要研究手段进行内容的研究。</w:t>
      </w:r>
    </w:p>
    <w:p w14:paraId="7C9F765B" w14:textId="77777777" w:rsidR="00FD6543" w:rsidRDefault="00000000">
      <w:pPr>
        <w:pStyle w:val="2"/>
        <w:rPr>
          <w:rFonts w:hint="eastAsia"/>
        </w:rPr>
      </w:pPr>
      <w:bookmarkStart w:id="32" w:name="_Toc230352970"/>
      <w:r>
        <w:rPr>
          <w:rFonts w:hint="eastAsia"/>
        </w:rPr>
        <w:t>2.6课堂专注度</w:t>
      </w:r>
      <w:bookmarkEnd w:id="32"/>
    </w:p>
    <w:p w14:paraId="10D902AE" w14:textId="77777777" w:rsidR="00FD6543" w:rsidRDefault="00000000">
      <w:pPr>
        <w:pStyle w:val="a5"/>
        <w:ind w:firstLine="480"/>
      </w:pPr>
      <w:r>
        <w:rPr>
          <w:rFonts w:hint="eastAsia"/>
        </w:rPr>
        <w:t>课堂专注度是指个体在课堂上专注的程度，它体现了个体从外界大量的信息当中，及时地选择重要信息和排除无关干扰信息，并将注意力聚焦于学习刺激，持续在学习任务之上的能力</w:t>
      </w:r>
      <w:r>
        <w:rPr>
          <w:vertAlign w:val="superscript"/>
        </w:rPr>
        <w:fldChar w:fldCharType="begin"/>
      </w:r>
      <w:r>
        <w:rPr>
          <w:vertAlign w:val="superscript"/>
        </w:rPr>
        <w:instrText xml:space="preserve"> </w:instrText>
      </w:r>
      <w:r>
        <w:rPr>
          <w:rFonts w:hint="eastAsia"/>
          <w:vertAlign w:val="superscript"/>
        </w:rPr>
        <w:instrText>REF _Ref230202228 \r \h</w:instrText>
      </w:r>
      <w:r>
        <w:rPr>
          <w:vertAlign w:val="superscript"/>
        </w:rPr>
        <w:instrText xml:space="preserve">  \* MERGEFORMAT </w:instrText>
      </w:r>
      <w:r>
        <w:rPr>
          <w:vertAlign w:val="superscript"/>
        </w:rPr>
      </w:r>
      <w:r>
        <w:rPr>
          <w:vertAlign w:val="superscript"/>
        </w:rPr>
        <w:fldChar w:fldCharType="separate"/>
      </w:r>
      <w:r>
        <w:rPr>
          <w:vertAlign w:val="superscript"/>
        </w:rPr>
        <w:t>[14]</w:t>
      </w:r>
      <w:r>
        <w:rPr>
          <w:vertAlign w:val="superscript"/>
        </w:rPr>
        <w:fldChar w:fldCharType="end"/>
      </w:r>
      <w:r>
        <w:rPr>
          <w:rFonts w:hint="eastAsia"/>
        </w:rPr>
        <w:t>。换句话说，课堂专注度反映了学生完成学习任务时注意力的保持程度，专注意味着学习者的思维清晰地从各种同时存在的思维空间聚焦到所期望的学习目标之上。学习投入是学习者学习过程中的投入、参与和努力程度，表征学生专注在学习任务上的程度</w:t>
      </w:r>
      <w:r>
        <w:rPr>
          <w:vertAlign w:val="superscript"/>
        </w:rPr>
        <w:fldChar w:fldCharType="begin"/>
      </w:r>
      <w:r>
        <w:rPr>
          <w:vertAlign w:val="superscript"/>
        </w:rPr>
        <w:instrText xml:space="preserve"> </w:instrText>
      </w:r>
      <w:r>
        <w:rPr>
          <w:rFonts w:hint="eastAsia"/>
          <w:vertAlign w:val="superscript"/>
        </w:rPr>
        <w:instrText>REF _Ref230202248 \r \h</w:instrText>
      </w:r>
      <w:r>
        <w:rPr>
          <w:vertAlign w:val="superscript"/>
        </w:rPr>
        <w:instrText xml:space="preserve">  \* MERGEFORMAT </w:instrText>
      </w:r>
      <w:r>
        <w:rPr>
          <w:vertAlign w:val="superscript"/>
        </w:rPr>
      </w:r>
      <w:r>
        <w:rPr>
          <w:vertAlign w:val="superscript"/>
        </w:rPr>
        <w:fldChar w:fldCharType="separate"/>
      </w:r>
      <w:r>
        <w:rPr>
          <w:vertAlign w:val="superscript"/>
        </w:rPr>
        <w:t>[15]</w:t>
      </w:r>
      <w:r>
        <w:rPr>
          <w:vertAlign w:val="superscript"/>
        </w:rPr>
        <w:fldChar w:fldCharType="end"/>
      </w:r>
      <w:r>
        <w:rPr>
          <w:rFonts w:hint="eastAsia"/>
        </w:rPr>
        <w:t>。课堂专注度和学习投入都核心关注学生在课堂环境中的心理投入和行为参与。课堂专注度要求个体能够持续地专注于学习任务。类似地，学习投入也强调了学生在学习过程中的持续性参与和努力。因此在本研究中，认为这两个概念在本质上是相近的，都致力于描述学生在课堂学习环境中的积极投入状态</w:t>
      </w:r>
      <w:r>
        <w:rPr>
          <w:vertAlign w:val="superscript"/>
        </w:rPr>
        <w:fldChar w:fldCharType="begin"/>
      </w:r>
      <w:r>
        <w:rPr>
          <w:vertAlign w:val="superscript"/>
        </w:rPr>
        <w:instrText xml:space="preserve"> </w:instrText>
      </w:r>
      <w:r>
        <w:rPr>
          <w:rFonts w:hint="eastAsia"/>
          <w:vertAlign w:val="superscript"/>
        </w:rPr>
        <w:instrText>REF _Ref230202264 \r \h</w:instrText>
      </w:r>
      <w:r>
        <w:rPr>
          <w:vertAlign w:val="superscript"/>
        </w:rPr>
        <w:instrText xml:space="preserve">  \* MERGEFORMAT </w:instrText>
      </w:r>
      <w:r>
        <w:rPr>
          <w:vertAlign w:val="superscript"/>
        </w:rPr>
      </w:r>
      <w:r>
        <w:rPr>
          <w:vertAlign w:val="superscript"/>
        </w:rPr>
        <w:fldChar w:fldCharType="separate"/>
      </w:r>
      <w:r>
        <w:rPr>
          <w:vertAlign w:val="superscript"/>
        </w:rPr>
        <w:t>[16]</w:t>
      </w:r>
      <w:r>
        <w:rPr>
          <w:vertAlign w:val="superscript"/>
        </w:rPr>
        <w:fldChar w:fldCharType="end"/>
      </w:r>
      <w:r>
        <w:rPr>
          <w:rFonts w:hint="eastAsia"/>
        </w:rPr>
        <w:t>。</w:t>
      </w:r>
      <w:r>
        <w:rPr>
          <w:rFonts w:hint="eastAsia"/>
        </w:rPr>
        <w:t xml:space="preserve">   </w:t>
      </w:r>
    </w:p>
    <w:p w14:paraId="2DCA57BE" w14:textId="77777777" w:rsidR="00FD6543" w:rsidRDefault="00FD6543">
      <w:pPr>
        <w:pStyle w:val="a5"/>
        <w:ind w:firstLine="480"/>
      </w:pPr>
    </w:p>
    <w:p w14:paraId="6960E66E" w14:textId="77777777" w:rsidR="00FD6543" w:rsidRDefault="00000000">
      <w:pPr>
        <w:pStyle w:val="1"/>
        <w:rPr>
          <w:rFonts w:hint="eastAsia"/>
        </w:rPr>
      </w:pPr>
      <w:r>
        <w:rPr>
          <w:rFonts w:hint="eastAsia"/>
        </w:rPr>
        <w:lastRenderedPageBreak/>
        <w:fldChar w:fldCharType="begin"/>
      </w:r>
      <w:r>
        <w:rPr>
          <w:rFonts w:hint="eastAsia"/>
        </w:rPr>
        <w:instrText xml:space="preserve">  </w:instrText>
      </w:r>
      <w:r>
        <w:rPr>
          <w:rFonts w:hint="eastAsia"/>
        </w:rPr>
        <w:fldChar w:fldCharType="separate"/>
      </w:r>
      <w:r>
        <w:rPr>
          <w:rFonts w:hint="eastAsia"/>
        </w:rPr>
        <w:fldChar w:fldCharType="end"/>
      </w:r>
      <w:bookmarkStart w:id="33" w:name="_Toc230352971"/>
      <w:r>
        <w:t>需求分析与总体设计</w:t>
      </w:r>
      <w:bookmarkEnd w:id="33"/>
    </w:p>
    <w:p w14:paraId="2C68CDCC" w14:textId="77777777" w:rsidR="00FD6543" w:rsidRDefault="00000000">
      <w:pPr>
        <w:pStyle w:val="2"/>
        <w:rPr>
          <w:rFonts w:hint="eastAsia"/>
        </w:rPr>
      </w:pPr>
      <w:bookmarkStart w:id="34" w:name="_Toc230352972"/>
      <w:r>
        <w:rPr>
          <w:rFonts w:hint="eastAsia"/>
        </w:rPr>
        <w:t>3</w:t>
      </w:r>
      <w:r>
        <w:t>.1 系统建设目标</w:t>
      </w:r>
      <w:bookmarkEnd w:id="34"/>
    </w:p>
    <w:p w14:paraId="3482E204" w14:textId="77777777" w:rsidR="00FD6543" w:rsidRDefault="00000000">
      <w:pPr>
        <w:pStyle w:val="a5"/>
        <w:ind w:firstLine="480"/>
      </w:pPr>
      <w:r>
        <w:t>本课题以课堂教学为背景，针对学生集中注意力很难及时、客观地进行评价这一现实问题，设计并开发出一个利用面部表情对学生课堂专注程度进行实时、客观评价的学生专注状态实时、客观评价系统。系统把普通的课堂视频作为输入，用人脸识别、情绪识别、专注度计算等方法，对课堂专注度进行及时的生成，产生可以追溯的结构化分析结果，从而给教师的教学调节和课后反思提供支持</w:t>
      </w:r>
      <w:r>
        <w:rPr>
          <w:rFonts w:hint="eastAsia"/>
        </w:rPr>
        <w:t>。</w:t>
      </w:r>
    </w:p>
    <w:p w14:paraId="0301717D" w14:textId="77777777" w:rsidR="00FD6543" w:rsidRDefault="00000000">
      <w:pPr>
        <w:pStyle w:val="a5"/>
        <w:ind w:firstLine="480"/>
      </w:pPr>
      <w:r>
        <w:rPr>
          <w:rFonts w:hint="eastAsia"/>
        </w:rPr>
        <w:t>为了满足课堂使用的要求，系统建设目标有如下三个方面。</w:t>
      </w:r>
    </w:p>
    <w:p w14:paraId="696B6E52" w14:textId="77777777" w:rsidR="00FD6543" w:rsidRDefault="00000000">
      <w:pPr>
        <w:pStyle w:val="a5"/>
        <w:ind w:firstLine="480"/>
      </w:pPr>
      <w:r>
        <w:rPr>
          <w:rFonts w:hint="eastAsia"/>
        </w:rPr>
        <w:t>（</w:t>
      </w:r>
      <w:r>
        <w:rPr>
          <w:rFonts w:hint="eastAsia"/>
        </w:rPr>
        <w:t>1</w:t>
      </w:r>
      <w:r>
        <w:rPr>
          <w:rFonts w:hint="eastAsia"/>
        </w:rPr>
        <w:t>）实时性目标就是对视频播放过程中学生注意力标签、专注度分数进行实时输出，绘制出学生注意力趋势曲线。</w:t>
      </w:r>
    </w:p>
    <w:p w14:paraId="59743C8C" w14:textId="77777777" w:rsidR="00FD6543" w:rsidRDefault="00000000">
      <w:pPr>
        <w:pStyle w:val="a5"/>
        <w:ind w:firstLine="480"/>
      </w:pPr>
      <w:r>
        <w:rPr>
          <w:rFonts w:hint="eastAsia"/>
        </w:rPr>
        <w:t>（</w:t>
      </w:r>
      <w:r>
        <w:rPr>
          <w:rFonts w:hint="eastAsia"/>
        </w:rPr>
        <w:t>2</w:t>
      </w:r>
      <w:r>
        <w:rPr>
          <w:rFonts w:hint="eastAsia"/>
        </w:rPr>
        <w:t>）可解释性目标就是专注度分数的来源要清晰，不能用完全主观固定的赋值方式，而应该建立情绪和专注度之间的映射关系，以人工标注的数据为基础来构建。</w:t>
      </w:r>
    </w:p>
    <w:p w14:paraId="400810AA" w14:textId="77777777" w:rsidR="00FD6543" w:rsidRDefault="00000000">
      <w:pPr>
        <w:pStyle w:val="a5"/>
        <w:ind w:firstLine="480"/>
      </w:pPr>
      <w:r>
        <w:rPr>
          <w:rFonts w:hint="eastAsia"/>
        </w:rPr>
        <w:t>（</w:t>
      </w:r>
      <w:r>
        <w:rPr>
          <w:rFonts w:hint="eastAsia"/>
        </w:rPr>
        <w:t>3</w:t>
      </w:r>
      <w:r>
        <w:rPr>
          <w:rFonts w:hint="eastAsia"/>
        </w:rPr>
        <w:t>）工程完整性目标就是把视频输入、检测识别、评分分析、可视化展示、数据存储、离线报告的闭环实现出来，不能只停留在单个算法的验证阶段。</w:t>
      </w:r>
    </w:p>
    <w:p w14:paraId="5B5A9978" w14:textId="77777777" w:rsidR="00FD6543" w:rsidRDefault="00000000">
      <w:pPr>
        <w:pStyle w:val="2"/>
        <w:rPr>
          <w:rFonts w:hint="eastAsia"/>
        </w:rPr>
      </w:pPr>
      <w:bookmarkStart w:id="35" w:name="_Toc230352973"/>
      <w:r>
        <w:rPr>
          <w:rFonts w:hint="eastAsia"/>
        </w:rPr>
        <w:t>3</w:t>
      </w:r>
      <w:r>
        <w:t>.2 需求分析</w:t>
      </w:r>
      <w:bookmarkEnd w:id="35"/>
    </w:p>
    <w:p w14:paraId="2B866305" w14:textId="77777777" w:rsidR="00FD6543" w:rsidRDefault="00000000">
      <w:pPr>
        <w:pStyle w:val="a5"/>
        <w:ind w:firstLine="480"/>
      </w:pPr>
      <w:r>
        <w:rPr>
          <w:rFonts w:hint="eastAsia"/>
        </w:rPr>
        <w:t>根据课堂教学场景以及系统实际部署过程，可以把功能需求分为六个模块。</w:t>
      </w:r>
    </w:p>
    <w:p w14:paraId="5D918B69" w14:textId="77777777" w:rsidR="00FD6543" w:rsidRDefault="00000000">
      <w:pPr>
        <w:pStyle w:val="a5"/>
        <w:ind w:firstLine="480"/>
      </w:pPr>
      <w:r>
        <w:rPr>
          <w:rFonts w:hint="eastAsia"/>
        </w:rPr>
        <w:t>（</w:t>
      </w:r>
      <w:r>
        <w:rPr>
          <w:rFonts w:hint="eastAsia"/>
        </w:rPr>
        <w:t>1</w:t>
      </w:r>
      <w:r>
        <w:rPr>
          <w:rFonts w:hint="eastAsia"/>
        </w:rPr>
        <w:t>）视频输入与处理模块需求</w:t>
      </w:r>
    </w:p>
    <w:p w14:paraId="339E17C2" w14:textId="77777777" w:rsidR="00FD6543" w:rsidRDefault="00000000">
      <w:pPr>
        <w:pStyle w:val="a5"/>
        <w:ind w:firstLine="480"/>
      </w:pPr>
      <w:r>
        <w:rPr>
          <w:rFonts w:hint="eastAsia"/>
        </w:rPr>
        <w:t>系统应当可以作为课堂视频的输入源，支持本地视频文件和摄像头流两种方式，当视频读取失败时应该有回退机制，保证系统可以继续运行。视频帧处理要保证连续性，模型推理被阻塞的时候也不能造成界面冻结。</w:t>
      </w:r>
    </w:p>
    <w:p w14:paraId="5302346F" w14:textId="77777777" w:rsidR="00FD6543" w:rsidRDefault="00000000">
      <w:pPr>
        <w:pStyle w:val="a5"/>
        <w:ind w:firstLine="480"/>
      </w:pPr>
      <w:r>
        <w:rPr>
          <w:rFonts w:hint="eastAsia"/>
        </w:rPr>
        <w:t>（</w:t>
      </w:r>
      <w:r>
        <w:rPr>
          <w:rFonts w:hint="eastAsia"/>
        </w:rPr>
        <w:t>2</w:t>
      </w:r>
      <w:r>
        <w:rPr>
          <w:rFonts w:hint="eastAsia"/>
        </w:rPr>
        <w:t>）人脸检测模块需求</w:t>
      </w:r>
    </w:p>
    <w:p w14:paraId="16A260B1" w14:textId="77777777" w:rsidR="00FD6543" w:rsidRDefault="00000000">
      <w:pPr>
        <w:pStyle w:val="a5"/>
        <w:ind w:firstLine="480"/>
      </w:pPr>
      <w:r>
        <w:rPr>
          <w:rFonts w:hint="eastAsia"/>
        </w:rPr>
        <w:t>系统对图像中的人脸进行检测时，可以得到边界框坐标和人脸数量。由于课堂环境比较复杂，在基础检测结果中需要加上最小尺寸限制、宽高比限制等来减小背景误判对系统造成的影响。</w:t>
      </w:r>
    </w:p>
    <w:p w14:paraId="6E641C06" w14:textId="77777777" w:rsidR="00FD6543" w:rsidRDefault="00000000">
      <w:pPr>
        <w:pStyle w:val="a5"/>
        <w:ind w:firstLine="480"/>
      </w:pPr>
      <w:r>
        <w:rPr>
          <w:rFonts w:hint="eastAsia"/>
        </w:rPr>
        <w:t>（</w:t>
      </w:r>
      <w:r>
        <w:rPr>
          <w:rFonts w:hint="eastAsia"/>
        </w:rPr>
        <w:t>3</w:t>
      </w:r>
      <w:r>
        <w:rPr>
          <w:rFonts w:hint="eastAsia"/>
        </w:rPr>
        <w:t>）情绪识别模块需求</w:t>
      </w:r>
    </w:p>
    <w:p w14:paraId="1193F517" w14:textId="77777777" w:rsidR="00FD6543" w:rsidRDefault="00000000">
      <w:pPr>
        <w:pStyle w:val="a5"/>
        <w:ind w:firstLine="480"/>
      </w:pPr>
      <w:r>
        <w:rPr>
          <w:rFonts w:hint="eastAsia"/>
        </w:rPr>
        <w:t>检测出的脸上的情绪类型和置信度用主情绪类型和置信度来表示，完整的概率分布被保存下来供后面专注度加权使用。模块应该具有低置信度过滤的功能来</w:t>
      </w:r>
      <w:r>
        <w:rPr>
          <w:rFonts w:hint="eastAsia"/>
        </w:rPr>
        <w:lastRenderedPageBreak/>
        <w:t>减小不稳定预测对结果的影响。</w:t>
      </w:r>
    </w:p>
    <w:p w14:paraId="742E1DD6" w14:textId="77777777" w:rsidR="00FD6543" w:rsidRDefault="00000000">
      <w:pPr>
        <w:pStyle w:val="a5"/>
        <w:ind w:firstLine="480"/>
      </w:pPr>
      <w:r>
        <w:rPr>
          <w:rFonts w:hint="eastAsia"/>
        </w:rPr>
        <w:t>（</w:t>
      </w:r>
      <w:r>
        <w:rPr>
          <w:rFonts w:hint="eastAsia"/>
        </w:rPr>
        <w:t>4</w:t>
      </w:r>
      <w:r>
        <w:rPr>
          <w:rFonts w:hint="eastAsia"/>
        </w:rPr>
        <w:t>）专注度计算模块需求</w:t>
      </w:r>
    </w:p>
    <w:p w14:paraId="283B9A92" w14:textId="77777777" w:rsidR="00FD6543" w:rsidRDefault="00000000">
      <w:pPr>
        <w:pStyle w:val="a5"/>
        <w:ind w:firstLine="480"/>
      </w:pPr>
      <w:r>
        <w:rPr>
          <w:rFonts w:hint="eastAsia"/>
        </w:rPr>
        <w:t>系统应该可以加载外部配置的情绪</w:t>
      </w:r>
      <w:r>
        <w:rPr>
          <w:rFonts w:hint="eastAsia"/>
        </w:rPr>
        <w:t>-</w:t>
      </w:r>
      <w:r>
        <w:rPr>
          <w:rFonts w:hint="eastAsia"/>
        </w:rPr>
        <w:t>专注度映射文件，从而使得评分规则可以被配置。对于单个人脸来说，情绪概率加权得到专注度，对于同一帧内的人，取平均得到班级层面的瞬时专注度，再做平滑得到稳定、易读的曲线。</w:t>
      </w:r>
    </w:p>
    <w:p w14:paraId="11A5A863" w14:textId="77777777" w:rsidR="00FD6543" w:rsidRDefault="00000000">
      <w:pPr>
        <w:pStyle w:val="a5"/>
        <w:ind w:firstLine="480"/>
      </w:pPr>
      <w:r>
        <w:rPr>
          <w:rFonts w:hint="eastAsia"/>
        </w:rPr>
        <w:t>（</w:t>
      </w:r>
      <w:r>
        <w:rPr>
          <w:rFonts w:hint="eastAsia"/>
        </w:rPr>
        <w:t>5</w:t>
      </w:r>
      <w:r>
        <w:rPr>
          <w:rFonts w:hint="eastAsia"/>
        </w:rPr>
        <w:t>）结果可视化模块需求</w:t>
      </w:r>
    </w:p>
    <w:p w14:paraId="1B398D2C" w14:textId="77777777" w:rsidR="00FD6543" w:rsidRDefault="00000000">
      <w:pPr>
        <w:pStyle w:val="a5"/>
        <w:ind w:firstLine="480"/>
      </w:pPr>
      <w:r>
        <w:rPr>
          <w:rFonts w:hint="eastAsia"/>
        </w:rPr>
        <w:t>界面需要同时显示实时的视频画面和专注度趋势图，视频画面中应该有人的框、情绪的标签和分数。趋势图应能实现动态刷新，体现课堂状态随时间变化的过程。</w:t>
      </w:r>
    </w:p>
    <w:p w14:paraId="09E99519" w14:textId="77777777" w:rsidR="00FD6543" w:rsidRDefault="00000000">
      <w:pPr>
        <w:pStyle w:val="a5"/>
        <w:ind w:firstLine="480"/>
      </w:pPr>
      <w:r>
        <w:rPr>
          <w:rFonts w:hint="eastAsia"/>
        </w:rPr>
        <w:t>（</w:t>
      </w:r>
      <w:r>
        <w:rPr>
          <w:rFonts w:hint="eastAsia"/>
        </w:rPr>
        <w:t>6</w:t>
      </w:r>
      <w:r>
        <w:rPr>
          <w:rFonts w:hint="eastAsia"/>
        </w:rPr>
        <w:t>）数据存储与报告模块需求</w:t>
      </w:r>
    </w:p>
    <w:p w14:paraId="3C203E70" w14:textId="77777777" w:rsidR="00FD6543" w:rsidRDefault="00000000">
      <w:pPr>
        <w:pStyle w:val="a5"/>
        <w:ind w:firstLine="480"/>
      </w:pPr>
      <w:r>
        <w:rPr>
          <w:rFonts w:hint="eastAsia"/>
        </w:rPr>
        <w:t>系统需要将分析结果保存下来，即帧级汇总信息和人脸级明细信息。可以自动生成离线报告，报告中包含总体统计、分钟级趋势、情绪分布、低专注片段，给教学评价提供数据支持。</w:t>
      </w:r>
    </w:p>
    <w:p w14:paraId="51269D0B" w14:textId="77777777" w:rsidR="00FD6543" w:rsidRDefault="00000000">
      <w:pPr>
        <w:pStyle w:val="2"/>
        <w:rPr>
          <w:rFonts w:hint="eastAsia"/>
        </w:rPr>
      </w:pPr>
      <w:bookmarkStart w:id="36" w:name="_Toc230352974"/>
      <w:r>
        <w:rPr>
          <w:rFonts w:hint="eastAsia"/>
        </w:rPr>
        <w:t>3.3</w:t>
      </w:r>
      <w:r>
        <w:t>系统总体架构设计</w:t>
      </w:r>
      <w:bookmarkEnd w:id="36"/>
    </w:p>
    <w:p w14:paraId="4B3BD366" w14:textId="77777777" w:rsidR="00FD6543" w:rsidRDefault="00000000">
      <w:pPr>
        <w:pStyle w:val="a5"/>
        <w:ind w:firstLine="480"/>
      </w:pPr>
      <w:r>
        <w:rPr>
          <w:rFonts w:hint="eastAsia"/>
        </w:rPr>
        <w:t>根据需求分析可知，本文将系统分为数据采集层、智能分析层、数据存储层和应用展示层这四个部分。</w:t>
      </w:r>
    </w:p>
    <w:p w14:paraId="5129C95E" w14:textId="77777777" w:rsidR="00FD6543" w:rsidRDefault="00000000">
      <w:pPr>
        <w:pStyle w:val="a5"/>
        <w:ind w:firstLine="480"/>
      </w:pPr>
      <w:r>
        <w:rPr>
          <w:rFonts w:hint="eastAsia"/>
        </w:rPr>
        <w:t>（</w:t>
      </w:r>
      <w:r>
        <w:rPr>
          <w:rFonts w:hint="eastAsia"/>
        </w:rPr>
        <w:t>1</w:t>
      </w:r>
      <w:r>
        <w:rPr>
          <w:rFonts w:hint="eastAsia"/>
        </w:rPr>
        <w:t>）数据采集层</w:t>
      </w:r>
    </w:p>
    <w:p w14:paraId="4B1F08C5" w14:textId="77777777" w:rsidR="00FD6543" w:rsidRDefault="00000000">
      <w:pPr>
        <w:pStyle w:val="a5"/>
        <w:ind w:firstLine="480"/>
      </w:pPr>
      <w:r>
        <w:rPr>
          <w:rFonts w:hint="eastAsia"/>
        </w:rPr>
        <w:t>负责从本地视频或者摄像头输入的视频中读取基本帧，并传输出去。</w:t>
      </w:r>
    </w:p>
    <w:p w14:paraId="00A03D72" w14:textId="77777777" w:rsidR="00FD6543" w:rsidRDefault="00000000">
      <w:pPr>
        <w:pStyle w:val="a5"/>
        <w:ind w:firstLine="480"/>
      </w:pPr>
      <w:r>
        <w:rPr>
          <w:rFonts w:hint="eastAsia"/>
        </w:rPr>
        <w:t>（</w:t>
      </w:r>
      <w:r>
        <w:rPr>
          <w:rFonts w:hint="eastAsia"/>
        </w:rPr>
        <w:t>2</w:t>
      </w:r>
      <w:r>
        <w:rPr>
          <w:rFonts w:hint="eastAsia"/>
        </w:rPr>
        <w:t>）智能分析层</w:t>
      </w:r>
    </w:p>
    <w:p w14:paraId="1E61E3A8" w14:textId="77777777" w:rsidR="00FD6543" w:rsidRDefault="00000000">
      <w:pPr>
        <w:pStyle w:val="a5"/>
        <w:ind w:firstLine="480"/>
      </w:pPr>
      <w:r>
        <w:rPr>
          <w:rFonts w:hint="eastAsia"/>
        </w:rPr>
        <w:t>包含人脸检测、情绪识别、专注度计算三个主要部分，分别为脸检测模块、情绪识别模块、专注度计算模块。</w:t>
      </w:r>
    </w:p>
    <w:p w14:paraId="2C676213" w14:textId="77777777" w:rsidR="00FD6543" w:rsidRDefault="00000000">
      <w:pPr>
        <w:pStyle w:val="a5"/>
        <w:ind w:firstLine="480"/>
      </w:pPr>
      <w:r>
        <w:rPr>
          <w:rFonts w:hint="eastAsia"/>
        </w:rPr>
        <w:t>（</w:t>
      </w:r>
      <w:r>
        <w:rPr>
          <w:rFonts w:hint="eastAsia"/>
        </w:rPr>
        <w:t>3</w:t>
      </w:r>
      <w:r>
        <w:rPr>
          <w:rFonts w:hint="eastAsia"/>
        </w:rPr>
        <w:t>）数据存储层</w:t>
      </w:r>
    </w:p>
    <w:p w14:paraId="152A412B" w14:textId="77777777" w:rsidR="00FD6543" w:rsidRDefault="00000000">
      <w:pPr>
        <w:pStyle w:val="a5"/>
        <w:ind w:firstLine="480"/>
      </w:pPr>
      <w:r>
        <w:rPr>
          <w:rFonts w:hint="eastAsia"/>
        </w:rPr>
        <w:t>存储两种主要数据，帧级汇总数据有时间戳、人脸数量、平均专注度、平滑专注度，人脸级事件数据有人脸位置、主情绪、置信度、单人专注分、原始预测结果。</w:t>
      </w:r>
    </w:p>
    <w:p w14:paraId="1112CAAE" w14:textId="77777777" w:rsidR="00FD6543" w:rsidRDefault="00000000">
      <w:pPr>
        <w:pStyle w:val="a5"/>
        <w:ind w:firstLine="480"/>
      </w:pPr>
      <w:r>
        <w:rPr>
          <w:rFonts w:hint="eastAsia"/>
        </w:rPr>
        <w:t>（</w:t>
      </w:r>
      <w:r>
        <w:rPr>
          <w:rFonts w:hint="eastAsia"/>
        </w:rPr>
        <w:t>4</w:t>
      </w:r>
      <w:r>
        <w:rPr>
          <w:rFonts w:hint="eastAsia"/>
        </w:rPr>
        <w:t>）应用展示层</w:t>
      </w:r>
    </w:p>
    <w:p w14:paraId="2919B8F8" w14:textId="77777777" w:rsidR="00FD6543" w:rsidRDefault="00000000">
      <w:pPr>
        <w:pStyle w:val="a5"/>
        <w:ind w:firstLine="480"/>
      </w:pPr>
      <w:r>
        <w:rPr>
          <w:rFonts w:hint="eastAsia"/>
        </w:rPr>
        <w:t>创建实时监控界面及趋势图显示功能，将离线统计报告转化为报表文件格式，使课堂过程信息可视化、可追踪。</w:t>
      </w:r>
    </w:p>
    <w:p w14:paraId="24F53FD8" w14:textId="77777777" w:rsidR="00FD6543" w:rsidRDefault="00000000">
      <w:pPr>
        <w:pStyle w:val="2"/>
        <w:rPr>
          <w:rFonts w:hint="eastAsia"/>
        </w:rPr>
      </w:pPr>
      <w:bookmarkStart w:id="37" w:name="_Toc230352975"/>
      <w:r>
        <w:rPr>
          <w:rFonts w:hint="eastAsia"/>
        </w:rPr>
        <w:lastRenderedPageBreak/>
        <w:t>3.4</w:t>
      </w:r>
      <w:r>
        <w:t>系统流程设计</w:t>
      </w:r>
      <w:bookmarkEnd w:id="37"/>
    </w:p>
    <w:p w14:paraId="44BA6BD1" w14:textId="77777777" w:rsidR="00FD6543" w:rsidRDefault="00000000">
      <w:pPr>
        <w:pStyle w:val="a5"/>
        <w:ind w:firstLine="480"/>
      </w:pPr>
      <w:r>
        <w:t>系统运行流程为系统启动后加载视频源、模型、专注度映射的配置，然后按照帧读取视频，对每一个检测到的人脸进行情绪识别，得到类别和概率，将情绪概率与映射表结合得到单人的专注度分数，对同一帧多个人脸的分数求平均得到帧级专注度，对帧级分数进行时间平滑得到稳定的趋势值，实时更新界面的画面叠加信息和专注度曲线，将帧级和人脸级的结果存入数据库，在课后生成离线报告</w:t>
      </w:r>
      <w:r>
        <w:rPr>
          <w:rFonts w:hint="eastAsia"/>
        </w:rPr>
        <w:t>。</w:t>
      </w:r>
    </w:p>
    <w:p w14:paraId="203A6B4C" w14:textId="77777777" w:rsidR="00FD6543" w:rsidRDefault="00000000">
      <w:pPr>
        <w:pStyle w:val="afb"/>
        <w:rPr>
          <w:rFonts w:hint="eastAsia"/>
        </w:rPr>
      </w:pPr>
      <w:r>
        <w:rPr>
          <w:rFonts w:hint="eastAsia"/>
          <w:noProof/>
        </w:rPr>
        <w:drawing>
          <wp:inline distT="0" distB="0" distL="0" distR="0" wp14:anchorId="500F940D" wp14:editId="00AFA519">
            <wp:extent cx="5236845" cy="3724275"/>
            <wp:effectExtent l="0" t="0" r="1905" b="9525"/>
            <wp:docPr id="1689471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71782"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57337" cy="3739181"/>
                    </a:xfrm>
                    <a:prstGeom prst="rect">
                      <a:avLst/>
                    </a:prstGeom>
                    <a:noFill/>
                  </pic:spPr>
                </pic:pic>
              </a:graphicData>
            </a:graphic>
          </wp:inline>
        </w:drawing>
      </w:r>
    </w:p>
    <w:p w14:paraId="3F74A24F" w14:textId="77777777" w:rsidR="00FD6543" w:rsidRDefault="00000000">
      <w:pPr>
        <w:pStyle w:val="afd"/>
        <w:ind w:firstLine="422"/>
      </w:pPr>
      <w:r>
        <w:rPr>
          <w:rFonts w:hint="eastAsia"/>
        </w:rPr>
        <w:t>图</w:t>
      </w:r>
      <w:r>
        <w:rPr>
          <w:rFonts w:hint="eastAsia"/>
        </w:rPr>
        <w:t xml:space="preserve">2  </w:t>
      </w:r>
      <w:r>
        <w:rPr>
          <w:rFonts w:hint="eastAsia"/>
        </w:rPr>
        <w:t>系统流程设计图</w:t>
      </w:r>
    </w:p>
    <w:p w14:paraId="04357086" w14:textId="77777777" w:rsidR="00FD6543" w:rsidRDefault="00000000">
      <w:pPr>
        <w:pStyle w:val="afb"/>
        <w:rPr>
          <w:rFonts w:cs="Times New Roman" w:hint="eastAsia"/>
          <w:sz w:val="24"/>
          <w14:ligatures w14:val="none"/>
        </w:rPr>
      </w:pPr>
      <w:r>
        <w:br w:type="page"/>
      </w:r>
    </w:p>
    <w:p w14:paraId="0C5EB194" w14:textId="77777777" w:rsidR="00FD6543" w:rsidRDefault="00000000">
      <w:pPr>
        <w:pStyle w:val="1"/>
        <w:rPr>
          <w:rFonts w:hint="eastAsia"/>
        </w:rPr>
      </w:pPr>
      <w:bookmarkStart w:id="38" w:name="_Toc230352976"/>
      <w:r>
        <w:lastRenderedPageBreak/>
        <w:t>关键方法设计</w:t>
      </w:r>
      <w:bookmarkEnd w:id="38"/>
    </w:p>
    <w:p w14:paraId="18CBCE89" w14:textId="77777777" w:rsidR="00FD6543" w:rsidRDefault="00000000">
      <w:pPr>
        <w:pStyle w:val="a5"/>
        <w:ind w:firstLine="480"/>
      </w:pPr>
      <w:r>
        <w:t>本章主要对课堂专注度分析系统中的人脸检测、情绪识别、专注度计算等核心技术进行详细的说明，并对专注度分数的构建过程以及可解释性来源做了详细的阐述。从方法设计上来说，前端为实时视频输入，算法层使用轻量化的可用视觉模型，评分层使用人工标注驱动的映射方式。</w:t>
      </w:r>
    </w:p>
    <w:p w14:paraId="44D68A7E" w14:textId="77777777" w:rsidR="00FD6543" w:rsidRDefault="00000000">
      <w:pPr>
        <w:pStyle w:val="2"/>
        <w:rPr>
          <w:rFonts w:hint="eastAsia"/>
        </w:rPr>
      </w:pPr>
      <w:bookmarkStart w:id="39" w:name="_Toc230352978"/>
      <w:r>
        <w:rPr>
          <w:rFonts w:hint="eastAsia"/>
        </w:rPr>
        <w:t>4</w:t>
      </w:r>
      <w:r>
        <w:t>.</w:t>
      </w:r>
      <w:r>
        <w:rPr>
          <w:rFonts w:hint="eastAsia"/>
        </w:rPr>
        <w:t>1</w:t>
      </w:r>
      <w:r>
        <w:t xml:space="preserve"> 人脸检测方法设计</w:t>
      </w:r>
      <w:bookmarkEnd w:id="39"/>
    </w:p>
    <w:p w14:paraId="2D75C910" w14:textId="77777777" w:rsidR="00FD6543" w:rsidRDefault="00000000">
      <w:pPr>
        <w:pStyle w:val="a5"/>
        <w:ind w:firstLine="480"/>
      </w:pPr>
      <w:r>
        <w:rPr>
          <w:rFonts w:hint="eastAsia"/>
        </w:rPr>
        <w:t>课堂场景下学生人数多、坐姿不同、遮挡情况较多，因此人脸检测模块需要满足以下要求，在单帧图像上可以检测出多个脸，在小尺寸、畸形框上也有一定的过滤能力，可以满足实时处理的要求，不会影响整个系统的运行速度。</w:t>
      </w:r>
    </w:p>
    <w:p w14:paraId="1AAF2D20" w14:textId="77777777" w:rsidR="00FD6543" w:rsidRDefault="00000000">
      <w:pPr>
        <w:pStyle w:val="a5"/>
        <w:ind w:firstLine="480"/>
      </w:pPr>
      <w:r>
        <w:rPr>
          <w:rFonts w:hint="eastAsia"/>
        </w:rPr>
        <w:t>系统使用了</w:t>
      </w:r>
      <w:r>
        <w:rPr>
          <w:rFonts w:hint="eastAsia"/>
        </w:rPr>
        <w:t xml:space="preserve"> YOLO </w:t>
      </w:r>
      <w:r>
        <w:rPr>
          <w:rFonts w:hint="eastAsia"/>
        </w:rPr>
        <w:t>系列的人脸检测模型。为了达到实时性与精度之间的平衡，在模型推理时设置了置信度阈值和</w:t>
      </w:r>
      <w:r>
        <w:rPr>
          <w:rFonts w:hint="eastAsia"/>
        </w:rPr>
        <w:t>NMS IoU</w:t>
      </w:r>
      <w:r>
        <w:rPr>
          <w:rFonts w:hint="eastAsia"/>
        </w:rPr>
        <w:t>阈值，最后得到每一个人脸的边界框坐标。由于课堂远景镜头中存在误检问题，因此系统又加入了最小尺寸限制、宽高比限制两项来挑选出比较明显地不合逻辑的检测框，从而提高情绪识别的稳定性。</w:t>
      </w:r>
    </w:p>
    <w:p w14:paraId="414BF005" w14:textId="77777777" w:rsidR="00FD6543" w:rsidRDefault="00000000">
      <w:pPr>
        <w:pStyle w:val="a5"/>
        <w:ind w:firstLine="480"/>
        <w:rPr>
          <w:rStyle w:val="a6"/>
        </w:rPr>
      </w:pPr>
      <w:r>
        <w:rPr>
          <w:rStyle w:val="a6"/>
        </w:rPr>
        <w:t>该模块输出每帧人脸</w:t>
      </w:r>
      <w:commentRangeStart w:id="40"/>
      <w:r>
        <w:rPr>
          <w:rStyle w:val="a6"/>
        </w:rPr>
        <w:t>集合</w:t>
      </w:r>
      <w:commentRangeEnd w:id="40"/>
      <w:r>
        <w:rPr>
          <w:rStyle w:val="aff3"/>
          <w:sz w:val="24"/>
          <w:szCs w:val="24"/>
        </w:rPr>
        <w:commentReference w:id="40"/>
      </w:r>
    </w:p>
    <w:p w14:paraId="17D08E44" w14:textId="77777777" w:rsidR="00FD6543" w:rsidRDefault="00000000">
      <w:pPr>
        <w:pStyle w:val="afb"/>
        <w:rPr>
          <w:rFonts w:hint="eastAsia"/>
          <w:sz w:val="30"/>
          <w:szCs w:val="30"/>
        </w:rPr>
      </w:pPr>
      <w:r>
        <w:rPr>
          <w:noProof/>
        </w:rPr>
        <w:drawing>
          <wp:inline distT="0" distB="0" distL="0" distR="0" wp14:anchorId="6D5D528C" wp14:editId="3034B3FB">
            <wp:extent cx="4356100" cy="376555"/>
            <wp:effectExtent l="0" t="0" r="0" b="4445"/>
            <wp:docPr id="1" name="Picture 1" descr="{&quot;mathml&quot;:&quot;&lt;math style=\&quot;font-family:stix;font-size:16px;\&quot; xmlns=\&quot;http://www.w3.org/1998/Math/MathML\&quot;&gt;&lt;msub&gt;&lt;mo mathvariant=\&quot;script\&quot;&gt;F&lt;/mo&gt;&lt;mi&gt;t&lt;/mi&gt;&lt;/msub&gt;&lt;mo&gt;=&lt;/mo&gt;&lt;mo&gt;{&lt;/mo&gt;&lt;mo&gt;(&lt;/mo&gt;&lt;msub&gt;&lt;mi&gt;x&lt;/mi&gt;&lt;mi&gt;i&lt;/mi&gt;&lt;/msub&gt;&lt;mo&gt;,&lt;/mo&gt;&lt;msub&gt;&lt;mi&gt;y&lt;/mi&gt;&lt;mi&gt;i&lt;/mi&gt;&lt;/msub&gt;&lt;mo&gt;,&lt;/mo&gt;&lt;msub&gt;&lt;mi&gt;w&lt;/mi&gt;&lt;mi&gt;i&lt;/mi&gt;&lt;/msub&gt;&lt;mo&gt;,&lt;/mo&gt;&lt;msub&gt;&lt;mi&gt;h&lt;/mi&gt;&lt;mi&gt;i&lt;/mi&gt;&lt;/msub&gt;&lt;mo&gt;)&lt;/mo&gt;&lt;msubsup&gt;&lt;mo&gt;}&lt;/mo&gt;&lt;mrow&gt;&lt;mi&gt;i&lt;/mi&gt;&lt;mo&gt;=&lt;/mo&gt;&lt;mn&gt;1&lt;/mn&gt;&lt;/mrow&gt;&lt;msub&gt;&lt;mi&gt;N&lt;/mi&gt;&lt;mi&gt;t&lt;/mi&gt;&lt;/msub&gt;&lt;/msubsup&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tyle mathvariant=\&quot;bold\&quot;&gt;&lt;mo stretchy=\&quot;true\&quot;&gt;(&lt;/mo&gt;&lt;mn&gt;1&lt;/mn&gt;&lt;mo stretchy=\&quot;true\&quot;&gt;)&lt;/mo&gt;&lt;/mstyle&gt;&lt;/math&gt;&quot;,&quot;origin&quot;:&quot;MathType Legacy&quot;,&quot;version&quot;:&quot;v3.23.0&quot;}" title="书法 F 下标 t 等于 左花括号 左括号 x 下标 i 逗号 y 下标 i 逗号 w 下标 i 逗号 h 下标 i 右括号 右花括号 下标 i 等于 1 结束下标 上标 N 下标 t 结束上标 空格 空格 空格 空格 空格 空格 空格 空格 空格 空格 空格 空格 空格 空格 空格 空格 空格 空格 空格 空格 弧 左括号 1 弧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o mathvariant=\&quot;script\&quot;&gt;F&lt;/mo&gt;&lt;mi&gt;t&lt;/mi&gt;&lt;/msub&gt;&lt;mo&gt;=&lt;/mo&gt;&lt;mo&gt;{&lt;/mo&gt;&lt;mo&gt;(&lt;/mo&gt;&lt;msub&gt;&lt;mi&gt;x&lt;/mi&gt;&lt;mi&gt;i&lt;/mi&gt;&lt;/msub&gt;&lt;mo&gt;,&lt;/mo&gt;&lt;msub&gt;&lt;mi&gt;y&lt;/mi&gt;&lt;mi&gt;i&lt;/mi&gt;&lt;/msub&gt;&lt;mo&gt;,&lt;/mo&gt;&lt;msub&gt;&lt;mi&gt;w&lt;/mi&gt;&lt;mi&gt;i&lt;/mi&gt;&lt;/msub&gt;&lt;mo&gt;,&lt;/mo&gt;&lt;msub&gt;&lt;mi&gt;h&lt;/mi&gt;&lt;mi&gt;i&lt;/mi&gt;&lt;/msub&gt;&lt;mo&gt;)&lt;/mo&gt;&lt;msubsup&gt;&lt;mo&gt;}&lt;/mo&gt;&lt;mrow&gt;&lt;mi&gt;i&lt;/mi&gt;&lt;mo&gt;=&lt;/mo&gt;&lt;mn&gt;1&lt;/mn&gt;&lt;/mrow&gt;&lt;msub&gt;&lt;mi&gt;N&lt;/mi&gt;&lt;mi&gt;t&lt;/mi&gt;&lt;/msub&gt;&lt;/msubsup&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tyle mathvariant=\&quot;bold\&quot;&gt;&lt;mo stretchy=\&quot;true\&quot;&gt;(&lt;/mo&gt;&lt;mn&gt;1&lt;/mn&gt;&lt;mo stretchy=\&quot;true\&quot;&gt;)&lt;/mo&gt;&lt;/mstyle&gt;&lt;/math&gt;&quot;,&quot;origin&quot;:&quot;MathType Legacy&quot;,&quot;version&quot;:&quot;v3.23.0&quot;}" title="书法 F 下标 t 等于 左花括号 左括号 x 下标 i 逗号 y 下标 i 逗号 w 下标 i 逗号 h 下标 i 右括号 右花括号 下标 i 等于 1 结束下标 上标 N 下标 t 结束上标 空格 空格 空格 空格 空格 空格 空格 空格 空格 空格 空格 空格 空格 空格 空格 空格 空格 空格 空格 空格 弧 左括号 1 弧 右括号"/>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56100" cy="376555"/>
                    </a:xfrm>
                    <a:prstGeom prst="rect">
                      <a:avLst/>
                    </a:prstGeom>
                  </pic:spPr>
                </pic:pic>
              </a:graphicData>
            </a:graphic>
          </wp:inline>
        </w:drawing>
      </w:r>
      <w:r>
        <w:rPr>
          <w:rFonts w:hint="eastAsia"/>
        </w:rPr>
        <w:t xml:space="preserve">           </w:t>
      </w:r>
    </w:p>
    <w:p w14:paraId="165B570C" w14:textId="77777777" w:rsidR="00FD6543" w:rsidRDefault="00000000">
      <w:pPr>
        <w:pStyle w:val="a5"/>
        <w:ind w:firstLine="480"/>
      </w:pPr>
      <w:r>
        <w:t>其中</w:t>
      </w:r>
      <w:r>
        <w:t> </w:t>
      </w:r>
      <m:oMath>
        <m:sSub>
          <m:sSubPr>
            <m:ctrlPr>
              <w:rPr>
                <w:rFonts w:ascii="Cambria Math" w:hAnsi="Cambria Math"/>
              </w:rPr>
            </m:ctrlPr>
          </m:sSubPr>
          <m:e>
            <m:r>
              <w:rPr>
                <w:rFonts w:ascii="Cambria Math" w:hAnsi="Cambria Math"/>
              </w:rPr>
              <m:t>N</m:t>
            </m:r>
          </m:e>
          <m:sub>
            <m:r>
              <w:rPr>
                <w:rFonts w:ascii="Cambria Math" w:hAnsi="Cambria Math"/>
              </w:rPr>
              <m:t>t</m:t>
            </m:r>
          </m:sub>
        </m:sSub>
      </m:oMath>
      <w:r>
        <w:t> </w:t>
      </w:r>
      <w:r>
        <w:t>表示第</w:t>
      </w:r>
      <w:r>
        <w:t> </w:t>
      </w:r>
      <m:oMath>
        <m:r>
          <w:rPr>
            <w:rFonts w:ascii="Cambria Math" w:hAnsi="Cambria Math"/>
          </w:rPr>
          <m:t>t</m:t>
        </m:r>
      </m:oMath>
      <w:r>
        <w:t> </w:t>
      </w:r>
      <w:r>
        <w:t>帧检测到的人脸数量。这是情绪识别模块的输入。</w:t>
      </w:r>
    </w:p>
    <w:p w14:paraId="6E8A0C75" w14:textId="77777777" w:rsidR="00FD6543" w:rsidRDefault="00000000">
      <w:pPr>
        <w:pStyle w:val="a5"/>
        <w:ind w:firstLine="480"/>
      </w:pPr>
      <m:oMath>
        <m:sSub>
          <m:sSubPr>
            <m:ctrlPr>
              <w:rPr>
                <w:rFonts w:ascii="Cambria Math" w:hAnsi="Cambria Math" w:cs="宋体"/>
              </w:rPr>
            </m:ctrlPr>
          </m:sSubPr>
          <m:e>
            <m:r>
              <m:rPr>
                <m:scr m:val="script"/>
              </m:rPr>
              <w:rPr>
                <w:rFonts w:ascii="Cambria Math" w:hAnsi="Cambria Math" w:cs="宋体"/>
              </w:rPr>
              <m:t>F</m:t>
            </m:r>
          </m:e>
          <m:sub>
            <m:r>
              <w:rPr>
                <w:rFonts w:ascii="Cambria Math" w:hAnsi="Cambria Math" w:cs="宋体"/>
              </w:rPr>
              <m:t>t</m:t>
            </m:r>
          </m:sub>
        </m:sSub>
      </m:oMath>
      <w:r>
        <w:t>：第</w:t>
      </w:r>
      <w:r>
        <w:t> </w:t>
      </w:r>
      <m:oMath>
        <m:r>
          <w:rPr>
            <w:rFonts w:ascii="Cambria Math" w:hAnsi="Cambria Math" w:cs="宋体"/>
          </w:rPr>
          <m:t>t</m:t>
        </m:r>
      </m:oMath>
      <w:r>
        <w:t> </w:t>
      </w:r>
      <w:r>
        <w:t>帧（当前这一帧）所有检测到的人脸框的集合。</w:t>
      </w:r>
    </w:p>
    <w:p w14:paraId="410CDF76" w14:textId="77777777" w:rsidR="00FD6543" w:rsidRDefault="00000000">
      <w:pPr>
        <w:pStyle w:val="a5"/>
        <w:ind w:firstLine="480"/>
      </w:pPr>
      <w:r>
        <w:t>第</w:t>
      </w:r>
      <w:r>
        <w:t> </w:t>
      </w:r>
      <m:oMath>
        <m:r>
          <w:rPr>
            <w:rFonts w:ascii="Cambria Math" w:hAnsi="Cambria Math" w:cs="宋体"/>
          </w:rPr>
          <m:t>i</m:t>
        </m:r>
      </m:oMath>
      <w:r>
        <w:t> </w:t>
      </w:r>
      <w:r>
        <w:t>个人脸框用</w:t>
      </w:r>
      <w:r>
        <w:t> </w:t>
      </w:r>
      <m:oMath>
        <m:d>
          <m:dPr>
            <m:sepChr m:val=","/>
            <m:ctrlPr>
              <w:rPr>
                <w:rFonts w:ascii="Cambria Math" w:hAnsi="Cambria Math" w:cs="宋体"/>
              </w:rPr>
            </m:ctrlPr>
          </m:dPr>
          <m:e>
            <m:sSub>
              <m:sSubPr>
                <m:ctrlPr>
                  <w:rPr>
                    <w:rFonts w:ascii="Cambria Math" w:hAnsi="Cambria Math" w:cs="宋体"/>
                  </w:rPr>
                </m:ctrlPr>
              </m:sSubPr>
              <m:e>
                <m:r>
                  <w:rPr>
                    <w:rFonts w:ascii="Cambria Math" w:hAnsi="Cambria Math" w:cs="宋体"/>
                  </w:rPr>
                  <m:t>x</m:t>
                </m:r>
              </m:e>
              <m:sub>
                <m:r>
                  <w:rPr>
                    <w:rFonts w:ascii="Cambria Math" w:hAnsi="Cambria Math" w:cs="宋体"/>
                  </w:rPr>
                  <m:t>i</m:t>
                </m:r>
              </m:sub>
            </m:sSub>
          </m:e>
          <m:e>
            <m:sSub>
              <m:sSubPr>
                <m:ctrlPr>
                  <w:rPr>
                    <w:rFonts w:ascii="Cambria Math" w:hAnsi="Cambria Math" w:cs="宋体"/>
                  </w:rPr>
                </m:ctrlPr>
              </m:sSubPr>
              <m:e>
                <m:r>
                  <w:rPr>
                    <w:rFonts w:ascii="Cambria Math" w:hAnsi="Cambria Math" w:cs="宋体"/>
                  </w:rPr>
                  <m:t>y</m:t>
                </m:r>
              </m:e>
              <m:sub>
                <m:r>
                  <w:rPr>
                    <w:rFonts w:ascii="Cambria Math" w:hAnsi="Cambria Math" w:cs="宋体"/>
                  </w:rPr>
                  <m:t>i</m:t>
                </m:r>
              </m:sub>
            </m:sSub>
          </m:e>
          <m:e>
            <m:sSub>
              <m:sSubPr>
                <m:ctrlPr>
                  <w:rPr>
                    <w:rFonts w:ascii="Cambria Math" w:hAnsi="Cambria Math" w:cs="宋体"/>
                  </w:rPr>
                </m:ctrlPr>
              </m:sSubPr>
              <m:e>
                <m:r>
                  <w:rPr>
                    <w:rFonts w:ascii="Cambria Math" w:hAnsi="Cambria Math" w:cs="宋体"/>
                  </w:rPr>
                  <m:t>w</m:t>
                </m:r>
              </m:e>
              <m:sub>
                <m:r>
                  <w:rPr>
                    <w:rFonts w:ascii="Cambria Math" w:hAnsi="Cambria Math" w:cs="宋体"/>
                  </w:rPr>
                  <m:t>i</m:t>
                </m:r>
              </m:sub>
            </m:sSub>
          </m:e>
          <m:e>
            <m:sSub>
              <m:sSubPr>
                <m:ctrlPr>
                  <w:rPr>
                    <w:rFonts w:ascii="Cambria Math" w:hAnsi="Cambria Math" w:cs="宋体"/>
                  </w:rPr>
                </m:ctrlPr>
              </m:sSubPr>
              <m:e>
                <m:r>
                  <w:rPr>
                    <w:rFonts w:ascii="Cambria Math" w:hAnsi="Cambria Math" w:cs="宋体"/>
                  </w:rPr>
                  <m:t>h</m:t>
                </m:r>
              </m:e>
              <m:sub>
                <m:r>
                  <w:rPr>
                    <w:rFonts w:ascii="Cambria Math" w:hAnsi="Cambria Math" w:cs="宋体"/>
                  </w:rPr>
                  <m:t>i</m:t>
                </m:r>
              </m:sub>
            </m:sSub>
          </m:e>
        </m:d>
      </m:oMath>
      <w:r>
        <w:t> </w:t>
      </w:r>
      <w:r>
        <w:t>表示：</w:t>
      </w:r>
    </w:p>
    <w:p w14:paraId="25E58E8E"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x</m:t>
            </m:r>
          </m:e>
          <m:sub>
            <m:r>
              <w:rPr>
                <w:rFonts w:ascii="Cambria Math" w:hAnsi="Cambria Math" w:cs="宋体"/>
              </w:rPr>
              <m:t>i</m:t>
            </m:r>
          </m:sub>
        </m:sSub>
        <m:r>
          <w:rPr>
            <w:rFonts w:ascii="Cambria Math" w:hAnsi="Cambria Math" w:cs="宋体"/>
          </w:rPr>
          <m:t>,</m:t>
        </m:r>
        <m:sSub>
          <m:sSubPr>
            <m:ctrlPr>
              <w:rPr>
                <w:rFonts w:ascii="Cambria Math" w:hAnsi="Cambria Math" w:cs="宋体"/>
              </w:rPr>
            </m:ctrlPr>
          </m:sSubPr>
          <m:e>
            <m:r>
              <w:rPr>
                <w:rFonts w:ascii="Cambria Math" w:hAnsi="Cambria Math" w:cs="宋体"/>
              </w:rPr>
              <m:t>y</m:t>
            </m:r>
          </m:e>
          <m:sub>
            <m:r>
              <w:rPr>
                <w:rFonts w:ascii="Cambria Math" w:hAnsi="Cambria Math" w:cs="宋体"/>
              </w:rPr>
              <m:t>i</m:t>
            </m:r>
          </m:sub>
        </m:sSub>
      </m:oMath>
      <w:r>
        <w:t>：框左上角坐标</w:t>
      </w:r>
    </w:p>
    <w:p w14:paraId="729AAB82"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w</m:t>
            </m:r>
          </m:e>
          <m:sub>
            <m:r>
              <w:rPr>
                <w:rFonts w:ascii="Cambria Math" w:hAnsi="Cambria Math" w:cs="宋体"/>
              </w:rPr>
              <m:t>i</m:t>
            </m:r>
          </m:sub>
        </m:sSub>
        <m:r>
          <w:rPr>
            <w:rFonts w:ascii="Cambria Math" w:hAnsi="Cambria Math" w:cs="宋体"/>
          </w:rPr>
          <m:t>,</m:t>
        </m:r>
        <m:sSub>
          <m:sSubPr>
            <m:ctrlPr>
              <w:rPr>
                <w:rFonts w:ascii="Cambria Math" w:hAnsi="Cambria Math" w:cs="宋体"/>
              </w:rPr>
            </m:ctrlPr>
          </m:sSubPr>
          <m:e>
            <m:r>
              <w:rPr>
                <w:rFonts w:ascii="Cambria Math" w:hAnsi="Cambria Math" w:cs="宋体"/>
              </w:rPr>
              <m:t>h</m:t>
            </m:r>
          </m:e>
          <m:sub>
            <m:r>
              <w:rPr>
                <w:rFonts w:ascii="Cambria Math" w:hAnsi="Cambria Math" w:cs="宋体"/>
              </w:rPr>
              <m:t>i</m:t>
            </m:r>
          </m:sub>
        </m:sSub>
      </m:oMath>
      <w:r>
        <w:t>：框的宽和高</w:t>
      </w:r>
    </w:p>
    <w:p w14:paraId="470A5880" w14:textId="77777777" w:rsidR="00FD6543" w:rsidRDefault="00000000">
      <w:pPr>
        <w:pStyle w:val="a5"/>
        <w:ind w:firstLine="480"/>
      </w:pPr>
      <w:r>
        <w:t>如果某一帧检测到</w:t>
      </w:r>
      <w:r>
        <w:t xml:space="preserve"> 3 </w:t>
      </w:r>
      <w:r>
        <w:t>张人脸，那就有：</w:t>
      </w:r>
    </w:p>
    <w:p w14:paraId="72F1EEBA" w14:textId="77777777" w:rsidR="00FD6543" w:rsidRDefault="00000000">
      <w:pPr>
        <w:pStyle w:val="a5"/>
        <w:ind w:firstLine="480"/>
        <w:rPr>
          <w:rFonts w:ascii="宋体" w:hAnsi="宋体" w:cs="宋体" w:hint="eastAsia"/>
        </w:rPr>
      </w:pPr>
      <m:oMathPara>
        <m:oMath>
          <m:sSub>
            <m:sSubPr>
              <m:ctrlPr>
                <w:rPr>
                  <w:rFonts w:ascii="Cambria Math" w:hAnsi="Cambria Math" w:cs="宋体"/>
                </w:rPr>
              </m:ctrlPr>
            </m:sSubPr>
            <m:e>
              <m:r>
                <m:rPr>
                  <m:scr m:val="script"/>
                </m:rPr>
                <w:rPr>
                  <w:rFonts w:ascii="Cambria Math" w:hAnsi="Cambria Math" w:cs="宋体"/>
                </w:rPr>
                <m:t>F</m:t>
              </m:r>
            </m:e>
            <m:sub>
              <m:r>
                <w:rPr>
                  <w:rFonts w:ascii="Cambria Math" w:hAnsi="Cambria Math" w:cs="宋体"/>
                </w:rPr>
                <m:t>t</m:t>
              </m:r>
            </m:sub>
          </m:sSub>
          <m:r>
            <w:rPr>
              <w:rFonts w:ascii="Cambria Math" w:hAnsi="Cambria Math" w:cs="宋体"/>
            </w:rPr>
            <m:t>={(</m:t>
          </m:r>
          <m:sSub>
            <m:sSubPr>
              <m:ctrlPr>
                <w:rPr>
                  <w:rFonts w:ascii="Cambria Math" w:hAnsi="Cambria Math" w:cs="宋体"/>
                </w:rPr>
              </m:ctrlPr>
            </m:sSubPr>
            <m:e>
              <m:r>
                <w:rPr>
                  <w:rFonts w:ascii="Cambria Math" w:hAnsi="Cambria Math" w:cs="宋体"/>
                </w:rPr>
                <m:t>x</m:t>
              </m:r>
            </m:e>
            <m:sub>
              <m:r>
                <w:rPr>
                  <w:rFonts w:ascii="Cambria Math" w:hAnsi="Cambria Math" w:cs="宋体"/>
                </w:rPr>
                <m:t>1</m:t>
              </m:r>
            </m:sub>
          </m:sSub>
          <m:r>
            <w:rPr>
              <w:rFonts w:ascii="Cambria Math" w:hAnsi="Cambria Math" w:cs="宋体"/>
            </w:rPr>
            <m:t>,</m:t>
          </m:r>
          <m:sSub>
            <m:sSubPr>
              <m:ctrlPr>
                <w:rPr>
                  <w:rFonts w:ascii="Cambria Math" w:hAnsi="Cambria Math" w:cs="宋体"/>
                </w:rPr>
              </m:ctrlPr>
            </m:sSubPr>
            <m:e>
              <m:r>
                <w:rPr>
                  <w:rFonts w:ascii="Cambria Math" w:hAnsi="Cambria Math" w:cs="宋体"/>
                </w:rPr>
                <m:t>y</m:t>
              </m:r>
            </m:e>
            <m:sub>
              <m:r>
                <w:rPr>
                  <w:rFonts w:ascii="Cambria Math" w:hAnsi="Cambria Math" w:cs="宋体"/>
                </w:rPr>
                <m:t>1</m:t>
              </m:r>
            </m:sub>
          </m:sSub>
          <m:r>
            <w:rPr>
              <w:rFonts w:ascii="Cambria Math" w:hAnsi="Cambria Math" w:cs="宋体"/>
            </w:rPr>
            <m:t>,</m:t>
          </m:r>
          <m:sSub>
            <m:sSubPr>
              <m:ctrlPr>
                <w:rPr>
                  <w:rFonts w:ascii="Cambria Math" w:hAnsi="Cambria Math" w:cs="宋体"/>
                </w:rPr>
              </m:ctrlPr>
            </m:sSubPr>
            <m:e>
              <m:r>
                <w:rPr>
                  <w:rFonts w:ascii="Cambria Math" w:hAnsi="Cambria Math" w:cs="宋体"/>
                </w:rPr>
                <m:t>w</m:t>
              </m:r>
            </m:e>
            <m:sub>
              <m:r>
                <w:rPr>
                  <w:rFonts w:ascii="Cambria Math" w:hAnsi="Cambria Math" w:cs="宋体"/>
                </w:rPr>
                <m:t>1</m:t>
              </m:r>
            </m:sub>
          </m:sSub>
          <m:r>
            <w:rPr>
              <w:rFonts w:ascii="Cambria Math" w:hAnsi="Cambria Math" w:cs="宋体"/>
            </w:rPr>
            <m:t>,</m:t>
          </m:r>
          <m:sSub>
            <m:sSubPr>
              <m:ctrlPr>
                <w:rPr>
                  <w:rFonts w:ascii="Cambria Math" w:hAnsi="Cambria Math" w:cs="宋体"/>
                </w:rPr>
              </m:ctrlPr>
            </m:sSubPr>
            <m:e>
              <m:r>
                <w:rPr>
                  <w:rFonts w:ascii="Cambria Math" w:hAnsi="Cambria Math" w:cs="宋体"/>
                </w:rPr>
                <m:t>h</m:t>
              </m:r>
            </m:e>
            <m:sub>
              <m:r>
                <w:rPr>
                  <w:rFonts w:ascii="Cambria Math" w:hAnsi="Cambria Math" w:cs="宋体"/>
                </w:rPr>
                <m:t>1</m:t>
              </m:r>
            </m:sub>
          </m:sSub>
          <m:r>
            <w:rPr>
              <w:rFonts w:ascii="Cambria Math" w:hAnsi="Cambria Math" w:cs="宋体"/>
            </w:rPr>
            <m:t>),(</m:t>
          </m:r>
          <m:sSub>
            <m:sSubPr>
              <m:ctrlPr>
                <w:rPr>
                  <w:rFonts w:ascii="Cambria Math" w:hAnsi="Cambria Math" w:cs="宋体"/>
                </w:rPr>
              </m:ctrlPr>
            </m:sSubPr>
            <m:e>
              <m:r>
                <w:rPr>
                  <w:rFonts w:ascii="Cambria Math" w:hAnsi="Cambria Math" w:cs="宋体"/>
                </w:rPr>
                <m:t>x</m:t>
              </m:r>
            </m:e>
            <m:sub>
              <m:r>
                <w:rPr>
                  <w:rFonts w:ascii="Cambria Math" w:hAnsi="Cambria Math" w:cs="宋体"/>
                </w:rPr>
                <m:t>2</m:t>
              </m:r>
            </m:sub>
          </m:sSub>
          <m:r>
            <w:rPr>
              <w:rFonts w:ascii="Cambria Math" w:hAnsi="Cambria Math" w:cs="宋体"/>
            </w:rPr>
            <m:t>,</m:t>
          </m:r>
          <m:sSub>
            <m:sSubPr>
              <m:ctrlPr>
                <w:rPr>
                  <w:rFonts w:ascii="Cambria Math" w:hAnsi="Cambria Math" w:cs="宋体"/>
                </w:rPr>
              </m:ctrlPr>
            </m:sSubPr>
            <m:e>
              <m:r>
                <w:rPr>
                  <w:rFonts w:ascii="Cambria Math" w:hAnsi="Cambria Math" w:cs="宋体"/>
                </w:rPr>
                <m:t>y</m:t>
              </m:r>
            </m:e>
            <m:sub>
              <m:r>
                <w:rPr>
                  <w:rFonts w:ascii="Cambria Math" w:hAnsi="Cambria Math" w:cs="宋体"/>
                </w:rPr>
                <m:t>2</m:t>
              </m:r>
            </m:sub>
          </m:sSub>
          <m:r>
            <w:rPr>
              <w:rFonts w:ascii="Cambria Math" w:hAnsi="Cambria Math" w:cs="宋体"/>
            </w:rPr>
            <m:t>,</m:t>
          </m:r>
          <m:sSub>
            <m:sSubPr>
              <m:ctrlPr>
                <w:rPr>
                  <w:rFonts w:ascii="Cambria Math" w:hAnsi="Cambria Math" w:cs="宋体"/>
                </w:rPr>
              </m:ctrlPr>
            </m:sSubPr>
            <m:e>
              <m:r>
                <w:rPr>
                  <w:rFonts w:ascii="Cambria Math" w:hAnsi="Cambria Math" w:cs="宋体"/>
                </w:rPr>
                <m:t>w</m:t>
              </m:r>
            </m:e>
            <m:sub>
              <m:r>
                <w:rPr>
                  <w:rFonts w:ascii="Cambria Math" w:hAnsi="Cambria Math" w:cs="宋体"/>
                </w:rPr>
                <m:t>2</m:t>
              </m:r>
            </m:sub>
          </m:sSub>
          <m:r>
            <w:rPr>
              <w:rFonts w:ascii="Cambria Math" w:hAnsi="Cambria Math" w:cs="宋体"/>
            </w:rPr>
            <m:t>,</m:t>
          </m:r>
          <m:sSub>
            <m:sSubPr>
              <m:ctrlPr>
                <w:rPr>
                  <w:rFonts w:ascii="Cambria Math" w:hAnsi="Cambria Math" w:cs="宋体"/>
                </w:rPr>
              </m:ctrlPr>
            </m:sSubPr>
            <m:e>
              <m:r>
                <w:rPr>
                  <w:rFonts w:ascii="Cambria Math" w:hAnsi="Cambria Math" w:cs="宋体"/>
                </w:rPr>
                <m:t>h</m:t>
              </m:r>
            </m:e>
            <m:sub>
              <m:r>
                <w:rPr>
                  <w:rFonts w:ascii="Cambria Math" w:hAnsi="Cambria Math" w:cs="宋体"/>
                </w:rPr>
                <m:t>2</m:t>
              </m:r>
            </m:sub>
          </m:sSub>
          <m:r>
            <w:rPr>
              <w:rFonts w:ascii="Cambria Math" w:hAnsi="Cambria Math" w:cs="宋体"/>
            </w:rPr>
            <m:t>),(</m:t>
          </m:r>
          <m:sSub>
            <m:sSubPr>
              <m:ctrlPr>
                <w:rPr>
                  <w:rFonts w:ascii="Cambria Math" w:hAnsi="Cambria Math" w:cs="宋体"/>
                </w:rPr>
              </m:ctrlPr>
            </m:sSubPr>
            <m:e>
              <m:r>
                <w:rPr>
                  <w:rFonts w:ascii="Cambria Math" w:hAnsi="Cambria Math" w:cs="宋体"/>
                </w:rPr>
                <m:t>x</m:t>
              </m:r>
            </m:e>
            <m:sub>
              <m:r>
                <w:rPr>
                  <w:rFonts w:ascii="Cambria Math" w:hAnsi="Cambria Math" w:cs="宋体"/>
                </w:rPr>
                <m:t>3</m:t>
              </m:r>
            </m:sub>
          </m:sSub>
          <m:r>
            <w:rPr>
              <w:rFonts w:ascii="Cambria Math" w:hAnsi="Cambria Math" w:cs="宋体"/>
            </w:rPr>
            <m:t>,</m:t>
          </m:r>
          <m:sSub>
            <m:sSubPr>
              <m:ctrlPr>
                <w:rPr>
                  <w:rFonts w:ascii="Cambria Math" w:hAnsi="Cambria Math" w:cs="宋体"/>
                </w:rPr>
              </m:ctrlPr>
            </m:sSubPr>
            <m:e>
              <m:r>
                <w:rPr>
                  <w:rFonts w:ascii="Cambria Math" w:hAnsi="Cambria Math" w:cs="宋体"/>
                </w:rPr>
                <m:t>y</m:t>
              </m:r>
            </m:e>
            <m:sub>
              <m:r>
                <w:rPr>
                  <w:rFonts w:ascii="Cambria Math" w:hAnsi="Cambria Math" w:cs="宋体"/>
                </w:rPr>
                <m:t>3</m:t>
              </m:r>
            </m:sub>
          </m:sSub>
          <m:r>
            <w:rPr>
              <w:rFonts w:ascii="Cambria Math" w:hAnsi="Cambria Math" w:cs="宋体"/>
            </w:rPr>
            <m:t>,</m:t>
          </m:r>
          <m:sSub>
            <m:sSubPr>
              <m:ctrlPr>
                <w:rPr>
                  <w:rFonts w:ascii="Cambria Math" w:hAnsi="Cambria Math" w:cs="宋体"/>
                </w:rPr>
              </m:ctrlPr>
            </m:sSubPr>
            <m:e>
              <m:r>
                <w:rPr>
                  <w:rFonts w:ascii="Cambria Math" w:hAnsi="Cambria Math" w:cs="宋体"/>
                </w:rPr>
                <m:t>w</m:t>
              </m:r>
            </m:e>
            <m:sub>
              <m:r>
                <w:rPr>
                  <w:rFonts w:ascii="Cambria Math" w:hAnsi="Cambria Math" w:cs="宋体"/>
                </w:rPr>
                <m:t>3</m:t>
              </m:r>
            </m:sub>
          </m:sSub>
          <m:r>
            <w:rPr>
              <w:rFonts w:ascii="Cambria Math" w:hAnsi="Cambria Math" w:cs="宋体"/>
            </w:rPr>
            <m:t>,</m:t>
          </m:r>
          <m:sSub>
            <m:sSubPr>
              <m:ctrlPr>
                <w:rPr>
                  <w:rFonts w:ascii="Cambria Math" w:hAnsi="Cambria Math" w:cs="宋体"/>
                </w:rPr>
              </m:ctrlPr>
            </m:sSubPr>
            <m:e>
              <m:r>
                <w:rPr>
                  <w:rFonts w:ascii="Cambria Math" w:hAnsi="Cambria Math" w:cs="宋体"/>
                </w:rPr>
                <m:t>h</m:t>
              </m:r>
            </m:e>
            <m:sub>
              <m:r>
                <w:rPr>
                  <w:rFonts w:ascii="Cambria Math" w:hAnsi="Cambria Math" w:cs="宋体"/>
                </w:rPr>
                <m:t>3</m:t>
              </m:r>
            </m:sub>
          </m:sSub>
          <m:r>
            <w:rPr>
              <w:rFonts w:ascii="Cambria Math" w:hAnsi="Cambria Math" w:cs="宋体"/>
            </w:rPr>
            <m:t>)}</m:t>
          </m:r>
        </m:oMath>
      </m:oMathPara>
    </w:p>
    <w:p w14:paraId="0BC60FB6" w14:textId="77777777" w:rsidR="00FD6543" w:rsidRDefault="00000000">
      <w:pPr>
        <w:pStyle w:val="a5"/>
        <w:ind w:firstLine="480"/>
        <w:rPr>
          <w:del w:id="41" w:author="NL" w:date="2026-05-23T21:50:00Z"/>
        </w:rPr>
      </w:pPr>
      <w:r>
        <w:t>且</w:t>
      </w:r>
      <w:r>
        <w:t> </w:t>
      </w:r>
      <m:oMath>
        <m:sSub>
          <m:sSubPr>
            <m:ctrlPr>
              <w:rPr>
                <w:rFonts w:ascii="Cambria Math" w:hAnsi="Cambria Math" w:cs="宋体"/>
              </w:rPr>
            </m:ctrlPr>
          </m:sSubPr>
          <m:e>
            <m:r>
              <w:rPr>
                <w:rFonts w:ascii="Cambria Math" w:hAnsi="Cambria Math" w:cs="宋体"/>
              </w:rPr>
              <m:t>N</m:t>
            </m:r>
          </m:e>
          <m:sub>
            <m:r>
              <w:rPr>
                <w:rFonts w:ascii="Cambria Math" w:hAnsi="Cambria Math" w:cs="宋体"/>
              </w:rPr>
              <m:t>t</m:t>
            </m:r>
          </m:sub>
        </m:sSub>
        <m:r>
          <w:rPr>
            <w:rFonts w:ascii="Cambria Math" w:hAnsi="Cambria Math" w:cs="宋体"/>
          </w:rPr>
          <m:t>=3</m:t>
        </m:r>
      </m:oMath>
      <w:r>
        <w:t>。</w:t>
      </w:r>
    </w:p>
    <w:p w14:paraId="334BCDA4" w14:textId="77777777" w:rsidR="00FD6543" w:rsidRDefault="00FD6543">
      <w:pPr>
        <w:pStyle w:val="a5"/>
        <w:ind w:firstLine="480"/>
      </w:pPr>
    </w:p>
    <w:p w14:paraId="68563BCF" w14:textId="77777777" w:rsidR="00FD6543" w:rsidRDefault="00000000">
      <w:pPr>
        <w:pStyle w:val="2"/>
        <w:rPr>
          <w:rFonts w:hint="eastAsia"/>
        </w:rPr>
      </w:pPr>
      <w:bookmarkStart w:id="42" w:name="_Toc230352979"/>
      <w:r>
        <w:rPr>
          <w:rFonts w:hint="eastAsia"/>
        </w:rPr>
        <w:t>4</w:t>
      </w:r>
      <w:r>
        <w:t>.</w:t>
      </w:r>
      <w:r>
        <w:rPr>
          <w:rFonts w:hint="eastAsia"/>
        </w:rPr>
        <w:t>2</w:t>
      </w:r>
      <w:r>
        <w:t>面部情绪识别方法设计</w:t>
      </w:r>
      <w:bookmarkEnd w:id="42"/>
    </w:p>
    <w:p w14:paraId="11D6C5C3" w14:textId="77777777" w:rsidR="00FD6543" w:rsidRDefault="00000000">
      <w:pPr>
        <w:ind w:firstLineChars="200" w:firstLine="480"/>
        <w:rPr>
          <w:rStyle w:val="a6"/>
        </w:rPr>
      </w:pPr>
      <w:r>
        <w:rPr>
          <w:rStyle w:val="a6"/>
        </w:rPr>
        <w:t>对每一个检测到的人脸区域执行裁剪操作后，将裁剪后的部分传给情绪识别模型，得到各个情绪的几率。设第</w:t>
      </w:r>
      <w:r>
        <w:rPr>
          <w:rStyle w:val="a6"/>
        </w:rPr>
        <w:t xml:space="preserve"> i </w:t>
      </w:r>
      <w:r>
        <w:rPr>
          <w:rStyle w:val="a6"/>
        </w:rPr>
        <w:t>张人脸的情绪预测结果为：</w:t>
      </w:r>
    </w:p>
    <w:p w14:paraId="55035F61" w14:textId="77777777" w:rsidR="00FD6543" w:rsidRDefault="00000000">
      <w:pPr>
        <w:pStyle w:val="afb"/>
        <w:rPr>
          <w:rStyle w:val="a6"/>
          <w:sz w:val="30"/>
          <w:szCs w:val="30"/>
        </w:rPr>
      </w:pPr>
      <w:r>
        <w:rPr>
          <w:noProof/>
        </w:rPr>
        <w:lastRenderedPageBreak/>
        <w:drawing>
          <wp:inline distT="0" distB="0" distL="0" distR="0" wp14:anchorId="70E97195" wp14:editId="46B75352">
            <wp:extent cx="3728720" cy="586740"/>
            <wp:effectExtent l="0" t="0" r="0" b="0"/>
            <wp:docPr id="1574909392" name="Picture 1" descr="{&quot;mathml&quot;:&quot;&lt;math style=\&quot;font-family:stix;font-size:16px;\&quot; xmlns=\&quot;http://www.w3.org/1998/Math/MathML\&quot;&gt;&lt;msub&gt;&lt;mi&gt;P&lt;/mi&gt;&lt;mi&gt;i&lt;/mi&gt;&lt;/msub&gt;&lt;mo&gt;=&lt;/mo&gt;&lt;mo&gt;{&lt;/mo&gt;&lt;mo&gt;(&lt;/mo&gt;&lt;msub&gt;&lt;mi&gt;e&lt;/mi&gt;&lt;mi&gt;k&lt;/mi&gt;&lt;/msub&gt;&lt;mo&gt;,&lt;/mo&gt;&lt;msub&gt;&lt;mi&gt;p&lt;/mi&gt;&lt;mi&gt;k&lt;/mi&gt;&lt;/msub&gt;&lt;mo&gt;)&lt;/mo&gt;&lt;msubsup&gt;&lt;mo&gt;}&lt;/mo&gt;&lt;mrow&gt;&lt;mi&gt;k&lt;/mi&gt;&lt;mo&gt;=&lt;/mo&gt;&lt;mn&gt;1&lt;/mn&gt;&lt;/mrow&gt;&lt;mi&gt;K&lt;/mi&gt;&lt;/msubsup&gt;&lt;mo&gt;,&lt;/mo&gt;&lt;mo&gt;&amp;#xA0;&amp;#xA0;&lt;/mo&gt;&lt;munderover&gt;&lt;mo&gt;&amp;#x2211;&lt;/mo&gt;&lt;mrow&gt;&lt;mi&gt;k&lt;/mi&gt;&lt;mo&gt;=&lt;/mo&gt;&lt;mn&gt;1&lt;/mn&gt;&lt;/mrow&gt;&lt;mi&gt;K&lt;/mi&gt;&lt;/munderover&gt;&lt;msub&gt;&lt;mi&gt;p&lt;/mi&gt;&lt;mi&gt;k&lt;/mi&gt;&lt;/msub&gt;&lt;mo&gt;=&lt;/mo&gt;&lt;mn&gt;1&lt;/mn&gt;&lt;mo&gt;&amp;#xA0;&lt;/mo&gt;&lt;mo&gt;&amp;#xA0;&lt;/mo&gt;&lt;mo&gt;&amp;#xA0;&lt;/mo&gt;&lt;mo&gt;&amp;#xA0;&lt;/mo&gt;&lt;mo&gt;&amp;#xA0;&lt;/mo&gt;&lt;mo&gt;&amp;#xA0;&lt;/mo&gt;&lt;mo&gt;&amp;#xA0;&lt;/mo&gt;&lt;mo&gt;&amp;#xA0;&lt;/mo&gt;&lt;mo&gt;&amp;#xA0;&lt;/mo&gt;&lt;mo&gt;&amp;#xA0;&lt;/mo&gt;&lt;mo&gt;&amp;#xA0;&lt;/mo&gt;&lt;mo mathvariant=\&quot;bold\&quot;&gt;&amp;#xA0;&lt;/mo&gt;&lt;mo mathvariant=\&quot;bold\&quot;&gt;&amp;#xA0;&lt;/mo&gt;&lt;mrow&gt;&lt;mo stretchy=\&quot;true\&quot; mathvariant=\&quot;bold\&quot;&gt;(&lt;/mo&gt;&lt;mn mathvariant=\&quot;bold\&quot;&gt;2&lt;/mn&gt;&lt;mo stretchy=\&quot;true\&quot; mathvariant=\&quot;bold\&quot;&gt;)&lt;/mo&gt;&lt;/mrow&gt;&lt;/math&gt;&quot;,&quot;origin&quot;:&quot;MathType Legacy&quot;,&quot;version&quot;:&quot;v3.23.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09392" name="Picture 1" descr="{&quot;mathml&quot;:&quot;&lt;math style=\&quot;font-family:stix;font-size:16px;\&quot; xmlns=\&quot;http://www.w3.org/1998/Math/MathML\&quot;&gt;&lt;msub&gt;&lt;mi&gt;P&lt;/mi&gt;&lt;mi&gt;i&lt;/mi&gt;&lt;/msub&gt;&lt;mo&gt;=&lt;/mo&gt;&lt;mo&gt;{&lt;/mo&gt;&lt;mo&gt;(&lt;/mo&gt;&lt;msub&gt;&lt;mi&gt;e&lt;/mi&gt;&lt;mi&gt;k&lt;/mi&gt;&lt;/msub&gt;&lt;mo&gt;,&lt;/mo&gt;&lt;msub&gt;&lt;mi&gt;p&lt;/mi&gt;&lt;mi&gt;k&lt;/mi&gt;&lt;/msub&gt;&lt;mo&gt;)&lt;/mo&gt;&lt;msubsup&gt;&lt;mo&gt;}&lt;/mo&gt;&lt;mrow&gt;&lt;mi&gt;k&lt;/mi&gt;&lt;mo&gt;=&lt;/mo&gt;&lt;mn&gt;1&lt;/mn&gt;&lt;/mrow&gt;&lt;mi&gt;K&lt;/mi&gt;&lt;/msubsup&gt;&lt;mo&gt;,&lt;/mo&gt;&lt;mo&gt;&amp;#xA0;&amp;#xA0;&lt;/mo&gt;&lt;munderover&gt;&lt;mo&gt;&amp;#x2211;&lt;/mo&gt;&lt;mrow&gt;&lt;mi&gt;k&lt;/mi&gt;&lt;mo&gt;=&lt;/mo&gt;&lt;mn&gt;1&lt;/mn&gt;&lt;/mrow&gt;&lt;mi&gt;K&lt;/mi&gt;&lt;/munderover&gt;&lt;msub&gt;&lt;mi&gt;p&lt;/mi&gt;&lt;mi&gt;k&lt;/mi&gt;&lt;/msub&gt;&lt;mo&gt;=&lt;/mo&gt;&lt;mn&gt;1&lt;/mn&gt;&lt;mo&gt;&amp;#xA0;&lt;/mo&gt;&lt;mo&gt;&amp;#xA0;&lt;/mo&gt;&lt;mo&gt;&amp;#xA0;&lt;/mo&gt;&lt;mo&gt;&amp;#xA0;&lt;/mo&gt;&lt;mo&gt;&amp;#xA0;&lt;/mo&gt;&lt;mo&gt;&amp;#xA0;&lt;/mo&gt;&lt;mo&gt;&amp;#xA0;&lt;/mo&gt;&lt;mo&gt;&amp;#xA0;&lt;/mo&gt;&lt;mo&gt;&amp;#xA0;&lt;/mo&gt;&lt;mo&gt;&amp;#xA0;&lt;/mo&gt;&lt;mo&gt;&amp;#xA0;&lt;/mo&gt;&lt;mo mathvariant=\&quot;bold\&quot;&gt;&amp;#xA0;&lt;/mo&gt;&lt;mo mathvariant=\&quot;bold\&quot;&gt;&amp;#xA0;&lt;/mo&gt;&lt;mrow&gt;&lt;mo stretchy=\&quot;true\&quot; mathvariant=\&quot;bold\&quot;&gt;(&lt;/mo&gt;&lt;mn mathvariant=\&quot;bold\&quot;&gt;2&lt;/mn&gt;&lt;mo stretchy=\&quot;true\&quot; mathvariant=\&quot;bold\&quot;&gt;)&lt;/mo&gt;&lt;/mrow&gt;&lt;/math&gt;&quot;,&quot;origin&quot;:&quot;MathType Legacy&quot;,&quot;version&quot;:&quot;v3.23.0&quo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29016" cy="586952"/>
                    </a:xfrm>
                    <a:prstGeom prst="rect">
                      <a:avLst/>
                    </a:prstGeom>
                  </pic:spPr>
                </pic:pic>
              </a:graphicData>
            </a:graphic>
          </wp:inline>
        </w:drawing>
      </w:r>
      <w:r>
        <w:rPr>
          <w:rFonts w:hint="eastAsia"/>
        </w:rPr>
        <w:t xml:space="preserve">            </w:t>
      </w:r>
    </w:p>
    <w:p w14:paraId="644AB99C" w14:textId="77777777" w:rsidR="00FD6543" w:rsidRDefault="00000000">
      <w:pPr>
        <w:pStyle w:val="a5"/>
        <w:ind w:firstLine="480"/>
        <w:rPr>
          <w:shd w:val="clear" w:color="auto" w:fill="FFFFFF"/>
        </w:rPr>
      </w:pPr>
      <w:r>
        <w:rPr>
          <w:shd w:val="clear" w:color="auto" w:fill="FFFFFF"/>
        </w:rPr>
        <w:t>其中</w:t>
      </w:r>
      <w:r>
        <w:rPr>
          <w:shd w:val="clear" w:color="auto" w:fill="FFFFFF"/>
        </w:rPr>
        <w:t> </w:t>
      </w:r>
      <m:oMath>
        <m:sSub>
          <m:sSubPr>
            <m:ctrlPr>
              <w:rPr>
                <w:rFonts w:ascii="Cambria Math" w:hAnsi="Cambria Math"/>
              </w:rPr>
            </m:ctrlPr>
          </m:sSubPr>
          <m:e>
            <m:r>
              <w:rPr>
                <w:rFonts w:ascii="Cambria Math" w:hAnsi="Cambria Math"/>
              </w:rPr>
              <m:t>e</m:t>
            </m:r>
          </m:e>
          <m:sub>
            <m:r>
              <w:rPr>
                <w:rFonts w:ascii="Cambria Math" w:hAnsi="Cambria Math"/>
              </w:rPr>
              <m:t>k</m:t>
            </m:r>
          </m:sub>
        </m:sSub>
      </m:oMath>
      <w:r>
        <w:rPr>
          <w:shd w:val="clear" w:color="auto" w:fill="FFFFFF"/>
        </w:rPr>
        <w:t> </w:t>
      </w:r>
      <w:r>
        <w:rPr>
          <w:shd w:val="clear" w:color="auto" w:fill="FFFFFF"/>
        </w:rPr>
        <w:t>为情绪类别，</w:t>
      </w:r>
      <m:oMath>
        <m:sSub>
          <m:sSubPr>
            <m:ctrlPr>
              <w:rPr>
                <w:rFonts w:ascii="Cambria Math" w:hAnsi="Cambria Math"/>
              </w:rPr>
            </m:ctrlPr>
          </m:sSubPr>
          <m:e>
            <m:r>
              <w:rPr>
                <w:rFonts w:ascii="Cambria Math" w:hAnsi="Cambria Math"/>
              </w:rPr>
              <m:t>p</m:t>
            </m:r>
          </m:e>
          <m:sub>
            <m:r>
              <w:rPr>
                <w:rFonts w:ascii="Cambria Math" w:hAnsi="Cambria Math"/>
              </w:rPr>
              <m:t>k</m:t>
            </m:r>
          </m:sub>
        </m:sSub>
      </m:oMath>
      <w:r>
        <w:rPr>
          <w:shd w:val="clear" w:color="auto" w:fill="FFFFFF"/>
        </w:rPr>
        <w:t> </w:t>
      </w:r>
      <w:r>
        <w:rPr>
          <w:shd w:val="clear" w:color="auto" w:fill="FFFFFF"/>
        </w:rPr>
        <w:t>为对应置信度。</w:t>
      </w:r>
    </w:p>
    <w:p w14:paraId="35B1B5F0" w14:textId="77777777" w:rsidR="00FD6543" w:rsidRDefault="00000000">
      <w:pPr>
        <w:pStyle w:val="a5"/>
        <w:ind w:firstLine="480"/>
      </w:pPr>
      <m:oMath>
        <m:r>
          <w:rPr>
            <w:rFonts w:ascii="Cambria Math" w:hAnsi="Cambria Math" w:cs="宋体"/>
          </w:rPr>
          <m:t>i</m:t>
        </m:r>
      </m:oMath>
      <w:r>
        <w:t>：第</w:t>
      </w:r>
      <w:r>
        <w:t> </w:t>
      </w:r>
      <m:oMath>
        <m:r>
          <w:rPr>
            <w:rFonts w:ascii="Cambria Math" w:hAnsi="Cambria Math" w:cs="宋体"/>
          </w:rPr>
          <m:t>i</m:t>
        </m:r>
      </m:oMath>
      <w:r>
        <w:t> </w:t>
      </w:r>
      <w:r>
        <w:t>张被检测到的人脸。</w:t>
      </w:r>
    </w:p>
    <w:p w14:paraId="7D9D850F" w14:textId="77777777" w:rsidR="00FD6543" w:rsidRDefault="00000000">
      <w:pPr>
        <w:pStyle w:val="a5"/>
        <w:ind w:firstLine="480"/>
      </w:pPr>
      <m:oMath>
        <m:r>
          <w:rPr>
            <w:rFonts w:ascii="Cambria Math" w:hAnsi="Cambria Math" w:cs="宋体"/>
          </w:rPr>
          <m:t>K</m:t>
        </m:r>
      </m:oMath>
      <w:r>
        <w:t>：情绪类别总数（比如</w:t>
      </w:r>
      <w:r>
        <w:t xml:space="preserve"> 7 </w:t>
      </w:r>
      <w:r>
        <w:t>类：</w:t>
      </w:r>
      <w:r>
        <w:t>happy/sad/neutral...</w:t>
      </w:r>
      <w:r>
        <w:t>）。</w:t>
      </w:r>
    </w:p>
    <w:p w14:paraId="1F069E97"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e</m:t>
            </m:r>
          </m:e>
          <m:sub>
            <m:r>
              <w:rPr>
                <w:rFonts w:ascii="Cambria Math" w:hAnsi="Cambria Math" w:cs="宋体"/>
              </w:rPr>
              <m:t>k</m:t>
            </m:r>
          </m:sub>
        </m:sSub>
      </m:oMath>
      <w:r>
        <w:t>：第</w:t>
      </w:r>
      <w:r>
        <w:t> </w:t>
      </w:r>
      <m:oMath>
        <m:r>
          <w:rPr>
            <w:rFonts w:ascii="Cambria Math" w:hAnsi="Cambria Math" w:cs="宋体"/>
          </w:rPr>
          <m:t>k</m:t>
        </m:r>
      </m:oMath>
      <w:r>
        <w:t> </w:t>
      </w:r>
      <w:r>
        <w:t>个情绪类别标签。</w:t>
      </w:r>
    </w:p>
    <w:p w14:paraId="5BFED05C"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p</m:t>
            </m:r>
          </m:e>
          <m:sub>
            <m:r>
              <w:rPr>
                <w:rFonts w:ascii="Cambria Math" w:hAnsi="Cambria Math" w:cs="宋体"/>
              </w:rPr>
              <m:t>k</m:t>
            </m:r>
          </m:sub>
        </m:sSub>
      </m:oMath>
      <w:r>
        <w:t>：该人脸属于情绪</w:t>
      </w:r>
      <w:r>
        <w:t> </w:t>
      </w:r>
      <m:oMath>
        <m:sSub>
          <m:sSubPr>
            <m:ctrlPr>
              <w:rPr>
                <w:rFonts w:ascii="Cambria Math" w:hAnsi="Cambria Math" w:cs="宋体"/>
              </w:rPr>
            </m:ctrlPr>
          </m:sSubPr>
          <m:e>
            <m:r>
              <w:rPr>
                <w:rFonts w:ascii="Cambria Math" w:hAnsi="Cambria Math" w:cs="宋体"/>
              </w:rPr>
              <m:t>e</m:t>
            </m:r>
          </m:e>
          <m:sub>
            <m:r>
              <w:rPr>
                <w:rFonts w:ascii="Cambria Math" w:hAnsi="Cambria Math" w:cs="宋体"/>
              </w:rPr>
              <m:t>k</m:t>
            </m:r>
          </m:sub>
        </m:sSub>
      </m:oMath>
      <w:r>
        <w:t> </w:t>
      </w:r>
      <w:r>
        <w:t>的预测概率（置信度）。</w:t>
      </w:r>
    </w:p>
    <w:p w14:paraId="40AC484F"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P</m:t>
            </m:r>
          </m:e>
          <m:sub>
            <m:r>
              <w:rPr>
                <w:rFonts w:ascii="Cambria Math" w:hAnsi="Cambria Math" w:cs="宋体"/>
              </w:rPr>
              <m:t>i</m:t>
            </m:r>
          </m:sub>
        </m:sSub>
      </m:oMath>
      <w:r>
        <w:t>：这张人脸在所有情绪类别上的</w:t>
      </w:r>
      <w:r>
        <w:t>“</w:t>
      </w:r>
      <w:r>
        <w:t>标签</w:t>
      </w:r>
      <w:r>
        <w:t>-</w:t>
      </w:r>
      <w:r>
        <w:t>概率</w:t>
      </w:r>
      <w:r>
        <w:t>”</w:t>
      </w:r>
      <w:r>
        <w:t>集合。</w:t>
      </w:r>
    </w:p>
    <w:p w14:paraId="7BD9C33B" w14:textId="77777777" w:rsidR="00FD6543" w:rsidRDefault="00000000">
      <w:pPr>
        <w:pStyle w:val="a5"/>
        <w:ind w:firstLine="480"/>
        <w:rPr>
          <w:rStyle w:val="a6"/>
        </w:rPr>
      </w:pPr>
      <w:r>
        <w:rPr>
          <w:rStyle w:val="a6"/>
        </w:rPr>
        <w:t>系统将概率最大的一个类别作为主情绪标签展示出来，但是保留完整的概率分布给之后的专注度加权计算使用。为了减小噪声的影响，设定了一个最低的置信度阈值，当主情绪的置信度小于这个阈值时，该人脸就不会参加当前帧的评分。</w:t>
      </w:r>
    </w:p>
    <w:p w14:paraId="40F88441" w14:textId="77777777" w:rsidR="00FD6543" w:rsidRDefault="00000000">
      <w:pPr>
        <w:pStyle w:val="a5"/>
        <w:ind w:firstLine="480"/>
      </w:pPr>
      <w:r>
        <w:t>情绪识别模块的输出有三个，分别是主情绪类别（可视化标签），主情绪置信度，全部情绪概率分布（用于专注度计算和数据追溯）</w:t>
      </w:r>
      <w:r>
        <w:rPr>
          <w:rFonts w:hint="eastAsia"/>
        </w:rPr>
        <w:t>。</w:t>
      </w:r>
    </w:p>
    <w:p w14:paraId="6427F077" w14:textId="77777777" w:rsidR="00FD6543" w:rsidRDefault="00000000">
      <w:pPr>
        <w:pStyle w:val="2"/>
        <w:rPr>
          <w:rFonts w:hint="eastAsia"/>
        </w:rPr>
      </w:pPr>
      <w:bookmarkStart w:id="43" w:name="_Toc230352980"/>
      <w:r>
        <w:rPr>
          <w:rFonts w:hint="eastAsia"/>
        </w:rPr>
        <w:t>4</w:t>
      </w:r>
      <w:r>
        <w:t>.</w:t>
      </w:r>
      <w:r>
        <w:rPr>
          <w:rFonts w:hint="eastAsia"/>
        </w:rPr>
        <w:t>3</w:t>
      </w:r>
      <w:r>
        <w:t>专注度分数构建方法</w:t>
      </w:r>
      <w:bookmarkEnd w:id="43"/>
    </w:p>
    <w:p w14:paraId="222EB990" w14:textId="77777777" w:rsidR="00FD6543" w:rsidRDefault="00000000">
      <w:pPr>
        <w:pStyle w:val="a5"/>
        <w:ind w:firstLine="480"/>
      </w:pPr>
      <w:r>
        <w:t>本文把</w:t>
      </w:r>
      <w:r>
        <w:t>“</w:t>
      </w:r>
      <w:r>
        <w:t>专注度来源</w:t>
      </w:r>
      <w:r>
        <w:t>”</w:t>
      </w:r>
      <w:r>
        <w:t>定义为人工标注的样本情绪和专注度统计结果，运行时再用情绪概率分布来加权估计。</w:t>
      </w:r>
    </w:p>
    <w:p w14:paraId="02264D41" w14:textId="77777777" w:rsidR="00FD6543" w:rsidRDefault="00000000">
      <w:pPr>
        <w:pStyle w:val="a5"/>
        <w:ind w:firstLine="480"/>
      </w:pPr>
      <w:r>
        <w:rPr>
          <w:rFonts w:hint="eastAsia"/>
        </w:rPr>
        <w:t>本文构建三类标注数据：人脸级情绪标注；帧级专注度标注（</w:t>
      </w:r>
      <w:r>
        <w:rPr>
          <w:rFonts w:hint="eastAsia"/>
        </w:rPr>
        <w:t>high/mid/low</w:t>
      </w:r>
      <w:r>
        <w:rPr>
          <w:rFonts w:hint="eastAsia"/>
        </w:rPr>
        <w:t>）；在场状态标注（</w:t>
      </w:r>
      <w:r>
        <w:rPr>
          <w:rFonts w:hint="eastAsia"/>
        </w:rPr>
        <w:t>presence</w:t>
      </w:r>
      <w:r>
        <w:rPr>
          <w:rFonts w:hint="eastAsia"/>
        </w:rPr>
        <w:t>）。</w:t>
      </w:r>
      <w:r>
        <w:t>将帧级标签映射为数值</w:t>
      </w:r>
      <w:r>
        <w:rPr>
          <w:rFonts w:hint="eastAsia"/>
        </w:rPr>
        <w:t>：</w:t>
      </w:r>
    </w:p>
    <w:p w14:paraId="126E79E7" w14:textId="77777777" w:rsidR="00FD6543" w:rsidRDefault="00000000">
      <w:pPr>
        <w:pStyle w:val="a5"/>
        <w:ind w:firstLineChars="800" w:firstLine="1920"/>
        <w:rPr>
          <w:rFonts w:ascii="宋体" w:hAnsi="宋体" w:cs="宋体" w:hint="eastAsia"/>
        </w:rPr>
      </w:pPr>
      <m:oMath>
        <m:r>
          <m:rPr>
            <m:nor/>
          </m:rPr>
          <w:rPr>
            <w:rFonts w:ascii="宋体" w:hAnsi="宋体" w:cs="宋体"/>
          </w:rPr>
          <m:t>high</m:t>
        </m:r>
        <m:r>
          <w:rPr>
            <w:rFonts w:ascii="Cambria Math" w:hAnsi="Cambria Math" w:cs="宋体"/>
          </w:rPr>
          <m:t xml:space="preserve">=85,    </m:t>
        </m:r>
        <m:r>
          <m:rPr>
            <m:nor/>
          </m:rPr>
          <w:rPr>
            <w:rFonts w:ascii="宋体" w:hAnsi="宋体" w:cs="宋体"/>
          </w:rPr>
          <m:t>mid</m:t>
        </m:r>
        <m:r>
          <w:rPr>
            <w:rFonts w:ascii="Cambria Math" w:hAnsi="Cambria Math" w:cs="宋体"/>
          </w:rPr>
          <m:t xml:space="preserve">=65,     </m:t>
        </m:r>
        <m:r>
          <m:rPr>
            <m:nor/>
          </m:rPr>
          <w:rPr>
            <w:rFonts w:ascii="宋体" w:hAnsi="宋体" w:cs="宋体"/>
          </w:rPr>
          <m:t>low</m:t>
        </m:r>
        <m:r>
          <w:rPr>
            <w:rFonts w:ascii="Cambria Math" w:hAnsi="Cambria Math" w:cs="宋体"/>
          </w:rPr>
          <m:t>=4</m:t>
        </m:r>
      </m:oMath>
      <w:r>
        <w:rPr>
          <w:rFonts w:ascii="宋体" w:hAnsi="宋体" w:cs="宋体" w:hint="eastAsia"/>
        </w:rPr>
        <w:t>0</w:t>
      </w:r>
    </w:p>
    <w:p w14:paraId="396FB713" w14:textId="77777777" w:rsidR="00FD6543" w:rsidRDefault="00000000">
      <w:pPr>
        <w:pStyle w:val="afb"/>
        <w:rPr>
          <w:rStyle w:val="a6"/>
        </w:rPr>
      </w:pPr>
      <w:r>
        <w:rPr>
          <w:rStyle w:val="a6"/>
        </w:rPr>
        <w:t>以图像名作为关联键，将人脸情绪标签与对应帧级专注度对齐。对每种情绪</w:t>
      </w:r>
      <w:r>
        <w:rPr>
          <w:rStyle w:val="a6"/>
        </w:rPr>
        <w:t> </w:t>
      </w:r>
      <m:oMath>
        <m:r>
          <w:rPr>
            <w:rStyle w:val="a6"/>
            <w:rFonts w:ascii="Cambria Math" w:hAnsi="Cambria Math"/>
          </w:rPr>
          <m:t>e</m:t>
        </m:r>
      </m:oMath>
      <w:r>
        <w:rPr>
          <w:rStyle w:val="a6"/>
        </w:rPr>
        <w:t>，收集其对应的帧级专注分集合</w:t>
      </w:r>
      <w:r>
        <w:rPr>
          <w:noProof/>
        </w:rPr>
        <w:drawing>
          <wp:inline distT="0" distB="0" distL="0" distR="0" wp14:anchorId="020443BD" wp14:editId="78A7600E">
            <wp:extent cx="631825" cy="316865"/>
            <wp:effectExtent l="0" t="0" r="0" b="0"/>
            <wp:docPr id="910998911" name="Picture 1" descr="{&quot;mathml&quot;:&quot;&lt;math style=\&quot;font-family:stix;font-size:16px;\&quot; xmlns=\&quot;http://www.w3.org/1998/Math/MathML\&quot;&gt;&lt;mo&gt;{&lt;/mo&gt;&lt;msub&gt;&lt;mi&gt;s&lt;/mi&gt;&lt;mi&gt;j&lt;/mi&gt;&lt;/msub&gt;&lt;msubsup&gt;&lt;mo&gt;}&lt;/mo&gt;&lt;mrow&gt;&lt;mi&gt;j&lt;/mi&gt;&lt;mo&gt;=&lt;/mo&gt;&lt;mn&gt;1&lt;/mn&gt;&lt;/mrow&gt;&lt;msub&gt;&lt;mi&gt;n&lt;/mi&gt;&lt;mi&gt;e&lt;/mi&gt;&lt;/msub&gt;&lt;/msubsup&gt;&lt;/math&gt;&quot;,&quot;origin&quot;:&quot;MathType Legacy&quot;,&quot;version&quot;:&quot;v3.23.0&quot;}" title="左花括号 s 下标 j 右花括号 下标 j 等于 1 结束下标 上标 n 下标 e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98911" name="Picture 1" descr="{&quot;mathml&quot;:&quot;&lt;math style=\&quot;font-family:stix;font-size:16px;\&quot; xmlns=\&quot;http://www.w3.org/1998/Math/MathML\&quot;&gt;&lt;mo&gt;{&lt;/mo&gt;&lt;msub&gt;&lt;mi&gt;s&lt;/mi&gt;&lt;mi&gt;j&lt;/mi&gt;&lt;/msub&gt;&lt;msubsup&gt;&lt;mo&gt;}&lt;/mo&gt;&lt;mrow&gt;&lt;mi&gt;j&lt;/mi&gt;&lt;mo&gt;=&lt;/mo&gt;&lt;mn&gt;1&lt;/mn&gt;&lt;/mrow&gt;&lt;msub&gt;&lt;mi&gt;n&lt;/mi&gt;&lt;mi&gt;e&lt;/mi&gt;&lt;/msub&gt;&lt;/msubsup&gt;&lt;/math&gt;&quot;,&quot;origin&quot;:&quot;MathType Legacy&quot;,&quot;version&quot;:&quot;v3.23.0&quot;}" title="左花括号 s 下标 j 右花括号 下标 j 等于 1 结束下标 上标 n 下标 e 结束上标"/>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1952" cy="316992"/>
                    </a:xfrm>
                    <a:prstGeom prst="rect">
                      <a:avLst/>
                    </a:prstGeom>
                  </pic:spPr>
                </pic:pic>
              </a:graphicData>
            </a:graphic>
          </wp:inline>
        </w:drawing>
      </w:r>
      <w:r>
        <w:t> ，</w:t>
      </w:r>
      <w:r>
        <w:rPr>
          <w:rStyle w:val="a6"/>
        </w:rPr>
        <w:t>并取均值作为映射值：</w:t>
      </w:r>
    </w:p>
    <w:p w14:paraId="49004CFD" w14:textId="77777777" w:rsidR="00FD6543" w:rsidRDefault="00000000">
      <w:pPr>
        <w:pStyle w:val="afb"/>
        <w:rPr>
          <w:rFonts w:ascii="Times New Roman" w:hAnsi="Times New Roman" w:cs="Times New Roman"/>
        </w:rPr>
      </w:pPr>
      <w:r>
        <w:rPr>
          <w:noProof/>
          <w:position w:val="-38"/>
        </w:rPr>
        <w:drawing>
          <wp:inline distT="0" distB="0" distL="0" distR="0" wp14:anchorId="481CF458" wp14:editId="19D6BD19">
            <wp:extent cx="3406140" cy="632460"/>
            <wp:effectExtent l="0" t="0" r="0" b="0"/>
            <wp:docPr id="368177771" name="Picture 1" descr="{&quot;mathml&quot;:&quot;&lt;math style=\&quot;font-family:stix;font-size:16px;\&quot; xmlns=\&quot;http://www.w3.org/1998/Math/MathML\&quot;&gt;&lt;mi&gt;M&lt;/mi&gt;&lt;mo&gt;(&lt;/mo&gt;&lt;mi&gt;e&lt;/mi&gt;&lt;mo&gt;)&lt;/mo&gt;&lt;mo&gt;=&lt;/mo&gt;&lt;mfrac&gt;&lt;mn&gt;1&lt;/mn&gt;&lt;msub&gt;&lt;mi&gt;n&lt;/mi&gt;&lt;mi&gt;e&lt;/mi&gt;&lt;/msub&gt;&lt;/mfrac&gt;&lt;munderover&gt;&lt;mo&gt;&amp;#x2211;&lt;/mo&gt;&lt;mrow&gt;&lt;mi&gt;j&lt;/mi&gt;&lt;mo&gt;=&lt;/mo&gt;&lt;mn&gt;1&lt;/mn&gt;&lt;/mrow&gt;&lt;msub&gt;&lt;mi&gt;n&lt;/mi&gt;&lt;mi&gt;e&lt;/mi&gt;&lt;/msub&gt;&lt;/munderover&gt;&lt;msub&gt;&lt;mi&gt;s&lt;/mi&gt;&lt;mi&gt;j&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3&lt;/mn&gt;&lt;/mfenced&gt;&lt;/math&gt;&quot;,&quot;origin&quot;:&quot;MathType Legacy&quot;,&quot;version&quot;:&quot;v3.23.0&quot;}" title="M 左括号 e 右括号 等于 分数 n 下标 e 分之 1 加总 从 j 等于 1 到 n 下标 e 对 s 下标 j 空格 空格 空格 空格 空格 空格 空格 空格 空格 空格 空格 空格 空格 空格 空格 空格 空格 空格 空格 空格 空格 空格 空格 空格 空格 空格 空格 空格 空格 空格 左小括号 3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7771" name="Picture 1" descr="{&quot;mathml&quot;:&quot;&lt;math style=\&quot;font-family:stix;font-size:16px;\&quot; xmlns=\&quot;http://www.w3.org/1998/Math/MathML\&quot;&gt;&lt;mi&gt;M&lt;/mi&gt;&lt;mo&gt;(&lt;/mo&gt;&lt;mi&gt;e&lt;/mi&gt;&lt;mo&gt;)&lt;/mo&gt;&lt;mo&gt;=&lt;/mo&gt;&lt;mfrac&gt;&lt;mn&gt;1&lt;/mn&gt;&lt;msub&gt;&lt;mi&gt;n&lt;/mi&gt;&lt;mi&gt;e&lt;/mi&gt;&lt;/msub&gt;&lt;/mfrac&gt;&lt;munderover&gt;&lt;mo&gt;&amp;#x2211;&lt;/mo&gt;&lt;mrow&gt;&lt;mi&gt;j&lt;/mi&gt;&lt;mo&gt;=&lt;/mo&gt;&lt;mn&gt;1&lt;/mn&gt;&lt;/mrow&gt;&lt;msub&gt;&lt;mi&gt;n&lt;/mi&gt;&lt;mi&gt;e&lt;/mi&gt;&lt;/msub&gt;&lt;/munderover&gt;&lt;msub&gt;&lt;mi&gt;s&lt;/mi&gt;&lt;mi&gt;j&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3&lt;/mn&gt;&lt;/mfenced&gt;&lt;/math&gt;&quot;,&quot;origin&quot;:&quot;MathType Legacy&quot;,&quot;version&quot;:&quot;v3.23.0&quot;}" title="M 左括号 e 右括号 等于 分数 n 下标 e 分之 1 加总 从 j 等于 1 到 n 下标 e 对 s 下标 j 空格 空格 空格 空格 空格 空格 空格 空格 空格 空格 空格 空格 空格 空格 空格 空格 空格 空格 空格 空格 空格 空格 空格 空格 空格 空格 空格 空格 空格 空格 左小括号 3 右小括号"/>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6445" cy="632562"/>
                    </a:xfrm>
                    <a:prstGeom prst="rect">
                      <a:avLst/>
                    </a:prstGeom>
                  </pic:spPr>
                </pic:pic>
              </a:graphicData>
            </a:graphic>
          </wp:inline>
        </w:drawing>
      </w:r>
      <w:r>
        <w:rPr>
          <w:rFonts w:hint="eastAsia"/>
        </w:rPr>
        <w:t xml:space="preserve">                      </w:t>
      </w:r>
      <w:r>
        <w:rPr>
          <w:rFonts w:ascii="Times New Roman" w:hAnsi="Times New Roman" w:cs="Times New Roman"/>
        </w:rPr>
        <w:t xml:space="preserve"> </w:t>
      </w:r>
    </w:p>
    <w:p w14:paraId="276A1DF7" w14:textId="77777777" w:rsidR="00FD6543" w:rsidRDefault="00000000">
      <w:pPr>
        <w:pStyle w:val="a5"/>
        <w:ind w:firstLine="480"/>
      </w:pPr>
      <m:oMath>
        <m:r>
          <w:rPr>
            <w:rFonts w:ascii="Cambria Math" w:hAnsi="Cambria Math" w:cs="宋体"/>
          </w:rPr>
          <m:t>e</m:t>
        </m:r>
      </m:oMath>
      <w:r>
        <w:t>：某一种情绪类别（如</w:t>
      </w:r>
      <w:r>
        <w:t xml:space="preserve"> happy</w:t>
      </w:r>
      <w:r>
        <w:t>、</w:t>
      </w:r>
      <w:r>
        <w:t>neutral</w:t>
      </w:r>
      <w:r>
        <w:t>、</w:t>
      </w:r>
      <w:r>
        <w:t>sad</w:t>
      </w:r>
      <w:r>
        <w:t>）。</w:t>
      </w:r>
    </w:p>
    <w:p w14:paraId="2D0C44A1"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s</m:t>
            </m:r>
          </m:e>
          <m:sub>
            <m:r>
              <w:rPr>
                <w:rFonts w:ascii="Cambria Math" w:hAnsi="Cambria Math" w:cs="宋体"/>
              </w:rPr>
              <m:t>j</m:t>
            </m:r>
          </m:sub>
        </m:sSub>
      </m:oMath>
      <w:r>
        <w:t>：与该情绪</w:t>
      </w:r>
      <w:r>
        <w:t> </w:t>
      </w:r>
      <m:oMath>
        <m:r>
          <w:rPr>
            <w:rFonts w:ascii="Cambria Math" w:hAnsi="Cambria Math" w:cs="宋体"/>
          </w:rPr>
          <m:t>e</m:t>
        </m:r>
      </m:oMath>
      <w:r>
        <w:t> </w:t>
      </w:r>
      <w:r>
        <w:t>对齐到的第</w:t>
      </w:r>
      <w:r>
        <w:t> </w:t>
      </w:r>
      <m:oMath>
        <m:r>
          <w:rPr>
            <w:rFonts w:ascii="Cambria Math" w:hAnsi="Cambria Math" w:cs="宋体"/>
          </w:rPr>
          <m:t>j</m:t>
        </m:r>
      </m:oMath>
      <w:r>
        <w:t> </w:t>
      </w:r>
      <w:r>
        <w:t>个帧级专注度数值样本（由</w:t>
      </w:r>
      <w:r>
        <w:t xml:space="preserve"> high/mid/low </w:t>
      </w:r>
      <w:r>
        <w:t>映射而来，例如</w:t>
      </w:r>
      <w:r>
        <w:t xml:space="preserve"> 85/65/40</w:t>
      </w:r>
      <w:r>
        <w:t>）。</w:t>
      </w:r>
    </w:p>
    <w:p w14:paraId="4AB19B4C"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n</m:t>
            </m:r>
          </m:e>
          <m:sub>
            <m:r>
              <w:rPr>
                <w:rFonts w:ascii="Cambria Math" w:hAnsi="Cambria Math" w:cs="宋体"/>
              </w:rPr>
              <m:t>e</m:t>
            </m:r>
          </m:sub>
        </m:sSub>
      </m:oMath>
      <w:r>
        <w:t>：情绪</w:t>
      </w:r>
      <w:r>
        <w:t> </w:t>
      </w:r>
      <m:oMath>
        <m:r>
          <w:rPr>
            <w:rFonts w:ascii="Cambria Math" w:hAnsi="Cambria Math" w:cs="宋体"/>
          </w:rPr>
          <m:t>e</m:t>
        </m:r>
      </m:oMath>
      <w:r>
        <w:t> </w:t>
      </w:r>
      <w:r>
        <w:t>对应的样本数量。</w:t>
      </w:r>
    </w:p>
    <w:p w14:paraId="1081A970" w14:textId="77777777" w:rsidR="00FD6543" w:rsidRDefault="00000000">
      <w:pPr>
        <w:pStyle w:val="a5"/>
        <w:ind w:firstLine="480"/>
        <w:rPr>
          <w:rStyle w:val="a6"/>
        </w:rPr>
      </w:pPr>
      <m:oMath>
        <m:r>
          <w:rPr>
            <w:rFonts w:ascii="Cambria Math" w:hAnsi="Cambria Math" w:cs="宋体"/>
          </w:rPr>
          <m:t>M(e)</m:t>
        </m:r>
      </m:oMath>
      <w:r>
        <w:t>：情绪</w:t>
      </w:r>
      <w:r>
        <w:t> </w:t>
      </w:r>
      <m:oMath>
        <m:r>
          <w:rPr>
            <w:rFonts w:ascii="Cambria Math" w:hAnsi="Cambria Math" w:cs="宋体"/>
          </w:rPr>
          <m:t>e</m:t>
        </m:r>
      </m:oMath>
      <w:r>
        <w:t> </w:t>
      </w:r>
      <w:r>
        <w:t>的最终映射分值。</w:t>
      </w:r>
    </w:p>
    <w:p w14:paraId="73CF565C" w14:textId="77777777" w:rsidR="00FD6543" w:rsidRDefault="00000000">
      <w:pPr>
        <w:pStyle w:val="a5"/>
        <w:ind w:firstLine="480"/>
        <w:rPr>
          <w:rFonts w:ascii="Segoe UI" w:hAnsi="Segoe UI" w:cs="Segoe UI"/>
          <w:color w:val="0D0D0D"/>
          <w:sz w:val="21"/>
          <w:szCs w:val="21"/>
          <w:shd w:val="clear" w:color="auto" w:fill="FFFFFF"/>
        </w:rPr>
      </w:pPr>
      <w:r>
        <w:lastRenderedPageBreak/>
        <w:t>最终得到映射表</w:t>
      </w:r>
      <w:r>
        <w:t> </w:t>
      </w:r>
      <m:oMath>
        <m:r>
          <w:rPr>
            <w:rFonts w:ascii="Cambria Math" w:hAnsi="Cambria Math"/>
          </w:rPr>
          <m:t>M</m:t>
        </m:r>
      </m:oMath>
      <w:r>
        <w:t>，并保存为配置文件供系统实时加载</w:t>
      </w:r>
      <w:r>
        <w:rPr>
          <w:rFonts w:ascii="Segoe UI" w:hAnsi="Segoe UI" w:cs="Segoe UI"/>
          <w:color w:val="0D0D0D"/>
          <w:sz w:val="21"/>
          <w:szCs w:val="21"/>
          <w:shd w:val="clear" w:color="auto" w:fill="FFFFFF"/>
        </w:rPr>
        <w:t>。</w:t>
      </w:r>
    </w:p>
    <w:p w14:paraId="00989C66" w14:textId="77777777" w:rsidR="00FD6543" w:rsidRDefault="00000000">
      <w:pPr>
        <w:pStyle w:val="a5"/>
        <w:ind w:firstLine="480"/>
      </w:pPr>
      <w:r>
        <w:t>运行阶段，对单个人脸不只使用主情绪，而是利用全概率分布进行加权，定义单人专注度为：</w:t>
      </w:r>
    </w:p>
    <w:p w14:paraId="7FF8CD1C" w14:textId="77777777" w:rsidR="00FD6543" w:rsidRDefault="00000000">
      <w:pPr>
        <w:pStyle w:val="afb"/>
        <w:rPr>
          <w:rFonts w:hint="eastAsia"/>
        </w:rPr>
      </w:pPr>
      <w:r>
        <w:rPr>
          <w:noProof/>
        </w:rPr>
        <w:drawing>
          <wp:inline distT="0" distB="0" distL="0" distR="0" wp14:anchorId="5E21157D" wp14:editId="36423919">
            <wp:extent cx="3430270" cy="834390"/>
            <wp:effectExtent l="0" t="0" r="0" b="0"/>
            <wp:docPr id="87365055" name="Picture 1" descr="{&quot;mathml&quot;:&quot;&lt;math style=\&quot;font-family:stix;font-size:16px;\&quot; xmlns=\&quot;http://www.w3.org/1998/Math/MathML\&quot;&gt;&lt;msub&gt;&lt;mi&gt;S&lt;/mi&gt;&lt;mi&gt;i&lt;/mi&gt;&lt;/msub&gt;&lt;mo&gt;=&lt;/mo&gt;&lt;mfrac&gt;&lt;mrow&gt;&lt;msubsup&gt;&lt;mo&gt;&amp;#x2211;&lt;/mo&gt;&lt;mrow&gt;&lt;mi&gt;k&lt;/mi&gt;&lt;mo&gt;=&lt;/mo&gt;&lt;mn&gt;1&lt;/mn&gt;&lt;/mrow&gt;&lt;mi&gt;K&lt;/mi&gt;&lt;/msubsup&gt;&lt;mi&gt;M&lt;/mi&gt;&lt;mo&gt;(&lt;/mo&gt;&lt;msub&gt;&lt;mi&gt;e&lt;/mi&gt;&lt;mi&gt;k&lt;/mi&gt;&lt;/msub&gt;&lt;mo&gt;)&lt;/mo&gt;&lt;mo&gt;&amp;#xB7;&lt;/mo&gt;&lt;msub&gt;&lt;mi&gt;p&lt;/mi&gt;&lt;mi&gt;k&lt;/mi&gt;&lt;/msub&gt;&lt;/mrow&gt;&lt;mrow&gt;&lt;msubsup&gt;&lt;mo&gt;&amp;#x2211;&lt;/mo&gt;&lt;mrow&gt;&lt;mi&gt;k&lt;/mi&gt;&lt;mo&gt;=&lt;/mo&gt;&lt;mn&gt;1&lt;/mn&gt;&lt;/mrow&gt;&lt;mi&gt;K&lt;/mi&gt;&lt;/msubsup&gt;&lt;msub&gt;&lt;mi&gt;p&lt;/mi&gt;&lt;mi&gt;k&lt;/mi&gt;&lt;/msub&gt;&lt;/mrow&gt;&lt;/mfrac&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4&lt;/mn&gt;&lt;/mfenced&gt;&lt;/math&gt;&quot;,&quot;origin&quot;:&quot;MathType Legacy&quot;,&quot;version&quot;:&quot;v3.23.0&quot;}" title="S 下标 i 等于 分数 加总 下标 k 等于 1 结束下标 上标 K p 下标 k 分之 加总 下标 k 等于 1 结束下标 上标 K M 左括号 e 下标 k 右括号 乘 p 下标 k 结束分数 空格 空格 空格 空格 空格 空格 空格 空格 空格 空格 空格 空格 空格 空格 空格 空格 空格 空格 空格 空格 空格 左小括号 4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5055" name="Picture 1" descr="{&quot;mathml&quot;:&quot;&lt;math style=\&quot;font-family:stix;font-size:16px;\&quot; xmlns=\&quot;http://www.w3.org/1998/Math/MathML\&quot;&gt;&lt;msub&gt;&lt;mi&gt;S&lt;/mi&gt;&lt;mi&gt;i&lt;/mi&gt;&lt;/msub&gt;&lt;mo&gt;=&lt;/mo&gt;&lt;mfrac&gt;&lt;mrow&gt;&lt;msubsup&gt;&lt;mo&gt;&amp;#x2211;&lt;/mo&gt;&lt;mrow&gt;&lt;mi&gt;k&lt;/mi&gt;&lt;mo&gt;=&lt;/mo&gt;&lt;mn&gt;1&lt;/mn&gt;&lt;/mrow&gt;&lt;mi&gt;K&lt;/mi&gt;&lt;/msubsup&gt;&lt;mi&gt;M&lt;/mi&gt;&lt;mo&gt;(&lt;/mo&gt;&lt;msub&gt;&lt;mi&gt;e&lt;/mi&gt;&lt;mi&gt;k&lt;/mi&gt;&lt;/msub&gt;&lt;mo&gt;)&lt;/mo&gt;&lt;mo&gt;&amp;#xB7;&lt;/mo&gt;&lt;msub&gt;&lt;mi&gt;p&lt;/mi&gt;&lt;mi&gt;k&lt;/mi&gt;&lt;/msub&gt;&lt;/mrow&gt;&lt;mrow&gt;&lt;msubsup&gt;&lt;mo&gt;&amp;#x2211;&lt;/mo&gt;&lt;mrow&gt;&lt;mi&gt;k&lt;/mi&gt;&lt;mo&gt;=&lt;/mo&gt;&lt;mn&gt;1&lt;/mn&gt;&lt;/mrow&gt;&lt;mi&gt;K&lt;/mi&gt;&lt;/msubsup&gt;&lt;msub&gt;&lt;mi&gt;p&lt;/mi&gt;&lt;mi&gt;k&lt;/mi&gt;&lt;/msub&gt;&lt;/mrow&gt;&lt;/mfrac&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4&lt;/mn&gt;&lt;/mfenced&gt;&lt;/math&gt;&quot;,&quot;origin&quot;:&quot;MathType Legacy&quot;,&quot;version&quot;:&quot;v3.23.0&quot;}" title="S 下标 i 等于 分数 加总 下标 k 等于 1 结束下标 上标 K p 下标 k 分之 加总 下标 k 等于 1 结束下标 上标 K M 左括号 e 下标 k 右括号 乘 p 下标 k 结束分数 空格 空格 空格 空格 空格 空格 空格 空格 空格 空格 空格 空格 空格 空格 空格 空格 空格 空格 空格 空格 空格 左小括号 4 右小括号"/>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30829" cy="835017"/>
                    </a:xfrm>
                    <a:prstGeom prst="rect">
                      <a:avLst/>
                    </a:prstGeom>
                  </pic:spPr>
                </pic:pic>
              </a:graphicData>
            </a:graphic>
          </wp:inline>
        </w:drawing>
      </w:r>
    </w:p>
    <w:p w14:paraId="1CE769DD"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S</m:t>
            </m:r>
          </m:e>
          <m:sub>
            <m:r>
              <w:rPr>
                <w:rFonts w:ascii="Cambria Math" w:hAnsi="Cambria Math" w:cs="宋体"/>
              </w:rPr>
              <m:t>i</m:t>
            </m:r>
          </m:sub>
        </m:sSub>
      </m:oMath>
      <w:r>
        <w:t>：第</w:t>
      </w:r>
      <w:r>
        <w:t> </w:t>
      </w:r>
      <m:oMath>
        <m:r>
          <w:rPr>
            <w:rFonts w:ascii="Cambria Math" w:hAnsi="Cambria Math" w:cs="宋体"/>
          </w:rPr>
          <m:t>i</m:t>
        </m:r>
      </m:oMath>
      <w:r>
        <w:t> </w:t>
      </w:r>
      <w:r>
        <w:t>张人脸的专注度分数。</w:t>
      </w:r>
    </w:p>
    <w:p w14:paraId="74D50991" w14:textId="77777777" w:rsidR="00FD6543" w:rsidRDefault="00000000">
      <w:pPr>
        <w:pStyle w:val="a5"/>
        <w:ind w:firstLine="480"/>
      </w:pPr>
      <m:oMath>
        <m:r>
          <w:rPr>
            <w:rFonts w:ascii="Cambria Math" w:hAnsi="Cambria Math" w:cs="宋体"/>
          </w:rPr>
          <m:t>K</m:t>
        </m:r>
      </m:oMath>
      <w:r>
        <w:t>：情绪类别数。</w:t>
      </w:r>
    </w:p>
    <w:p w14:paraId="2BDCE80D"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e</m:t>
            </m:r>
          </m:e>
          <m:sub>
            <m:r>
              <w:rPr>
                <w:rFonts w:ascii="Cambria Math" w:hAnsi="Cambria Math" w:cs="宋体"/>
              </w:rPr>
              <m:t>k</m:t>
            </m:r>
          </m:sub>
        </m:sSub>
      </m:oMath>
      <w:r>
        <w:t>：第</w:t>
      </w:r>
      <w:r>
        <w:t> </w:t>
      </w:r>
      <m:oMath>
        <m:r>
          <w:rPr>
            <w:rFonts w:ascii="Cambria Math" w:hAnsi="Cambria Math" w:cs="宋体"/>
          </w:rPr>
          <m:t>k</m:t>
        </m:r>
      </m:oMath>
      <w:r>
        <w:t> </w:t>
      </w:r>
      <w:r>
        <w:t>个情绪类别。</w:t>
      </w:r>
    </w:p>
    <w:p w14:paraId="54BF159C" w14:textId="77777777" w:rsidR="00FD6543" w:rsidRDefault="00000000">
      <w:pPr>
        <w:pStyle w:val="a5"/>
        <w:ind w:firstLine="480"/>
      </w:pPr>
      <m:oMath>
        <m:r>
          <w:rPr>
            <w:rFonts w:ascii="Cambria Math" w:hAnsi="Cambria Math" w:cs="宋体"/>
          </w:rPr>
          <m:t>M(</m:t>
        </m:r>
        <m:sSub>
          <m:sSubPr>
            <m:ctrlPr>
              <w:rPr>
                <w:rFonts w:ascii="Cambria Math" w:hAnsi="Cambria Math" w:cs="宋体"/>
              </w:rPr>
            </m:ctrlPr>
          </m:sSubPr>
          <m:e>
            <m:r>
              <w:rPr>
                <w:rFonts w:ascii="Cambria Math" w:hAnsi="Cambria Math" w:cs="宋体"/>
              </w:rPr>
              <m:t>e</m:t>
            </m:r>
          </m:e>
          <m:sub>
            <m:r>
              <w:rPr>
                <w:rFonts w:ascii="Cambria Math" w:hAnsi="Cambria Math" w:cs="宋体"/>
              </w:rPr>
              <m:t>k</m:t>
            </m:r>
          </m:sub>
        </m:sSub>
        <m:r>
          <w:rPr>
            <w:rFonts w:ascii="Cambria Math" w:hAnsi="Cambria Math" w:cs="宋体"/>
          </w:rPr>
          <m:t>)</m:t>
        </m:r>
      </m:oMath>
      <w:r>
        <w:t>：该情绪在映射表中的分值（由前面公式</w:t>
      </w:r>
      <w:r>
        <w:t>(3)</w:t>
      </w:r>
      <w:r>
        <w:t>标定得到）。</w:t>
      </w:r>
    </w:p>
    <w:p w14:paraId="6B5545C7"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p</m:t>
            </m:r>
          </m:e>
          <m:sub>
            <m:r>
              <w:rPr>
                <w:rFonts w:ascii="Cambria Math" w:hAnsi="Cambria Math" w:cs="宋体"/>
              </w:rPr>
              <m:t>k</m:t>
            </m:r>
          </m:sub>
        </m:sSub>
      </m:oMath>
      <w:r>
        <w:t>：该人脸属于情绪</w:t>
      </w:r>
      <w:r>
        <w:t> </w:t>
      </w:r>
      <m:oMath>
        <m:sSub>
          <m:sSubPr>
            <m:ctrlPr>
              <w:rPr>
                <w:rFonts w:ascii="Cambria Math" w:hAnsi="Cambria Math" w:cs="宋体"/>
              </w:rPr>
            </m:ctrlPr>
          </m:sSubPr>
          <m:e>
            <m:r>
              <w:rPr>
                <w:rFonts w:ascii="Cambria Math" w:hAnsi="Cambria Math" w:cs="宋体"/>
              </w:rPr>
              <m:t>e</m:t>
            </m:r>
          </m:e>
          <m:sub>
            <m:r>
              <w:rPr>
                <w:rFonts w:ascii="Cambria Math" w:hAnsi="Cambria Math" w:cs="宋体"/>
              </w:rPr>
              <m:t>k</m:t>
            </m:r>
          </m:sub>
        </m:sSub>
      </m:oMath>
      <w:r>
        <w:t> </w:t>
      </w:r>
      <w:r>
        <w:t>的预测概率。</w:t>
      </w:r>
    </w:p>
    <w:p w14:paraId="7BB8CCB7" w14:textId="77777777" w:rsidR="00FD6543" w:rsidRDefault="00000000">
      <w:pPr>
        <w:pStyle w:val="a5"/>
        <w:ind w:firstLine="480"/>
      </w:pPr>
      <w:r>
        <w:t>该策略可降低</w:t>
      </w:r>
      <w:r>
        <w:t>“</w:t>
      </w:r>
      <w:r>
        <w:t>单一标签抖动</w:t>
      </w:r>
      <w:r>
        <w:t>”</w:t>
      </w:r>
      <w:r>
        <w:t>带来的不稳定性，增强评分连续性。</w:t>
      </w:r>
    </w:p>
    <w:p w14:paraId="6AC075B0" w14:textId="77777777" w:rsidR="00FD6543" w:rsidRDefault="00000000">
      <w:pPr>
        <w:pStyle w:val="a5"/>
        <w:ind w:firstLine="480"/>
      </w:pPr>
      <w:r>
        <w:t>对同一帧内有效人脸结果进行平均，得到帧级专注度：</w:t>
      </w:r>
    </w:p>
    <w:p w14:paraId="02B3AFA3" w14:textId="77777777" w:rsidR="00FD6543" w:rsidRDefault="00000000">
      <w:pPr>
        <w:pStyle w:val="afb"/>
        <w:rPr>
          <w:rFonts w:hint="eastAsia"/>
        </w:rPr>
      </w:pPr>
      <w:r>
        <w:rPr>
          <w:noProof/>
        </w:rPr>
        <w:drawing>
          <wp:inline distT="0" distB="0" distL="0" distR="0" wp14:anchorId="25954202" wp14:editId="6A121CF7">
            <wp:extent cx="3396615" cy="652780"/>
            <wp:effectExtent l="0" t="0" r="0" b="0"/>
            <wp:docPr id="1377591635" name="Picture 1" descr="{&quot;mathml&quot;:&quot;&lt;math style=\&quot;font-family:stix;font-size:16px;\&quot; xmlns=\&quot;http://www.w3.org/1998/Math/MathML\&quot;&gt;&lt;msub&gt;&lt;mover&gt;&lt;mi&gt;S&lt;/mi&gt;&lt;mo&gt;&amp;#xAF;&lt;/mo&gt;&lt;/mover&gt;&lt;mi&gt;t&lt;/mi&gt;&lt;/msub&gt;&lt;mo&gt;=&lt;/mo&gt;&lt;mfrac&gt;&lt;mn&gt;1&lt;/mn&gt;&lt;msub&gt;&lt;mi&gt;N&lt;/mi&gt;&lt;mi&gt;t&lt;/mi&gt;&lt;/msub&gt;&lt;/mfrac&gt;&lt;munderover&gt;&lt;mo&gt;&amp;#x2211;&lt;/mo&gt;&lt;mrow&gt;&lt;mi&gt;i&lt;/mi&gt;&lt;mo&gt;=&lt;/mo&gt;&lt;mn&gt;1&lt;/mn&gt;&lt;/mrow&gt;&lt;msub&gt;&lt;mi&gt;N&lt;/mi&gt;&lt;mi&gt;t&lt;/mi&gt;&lt;/msub&gt;&lt;/munderover&gt;&lt;msub&gt;&lt;mi&gt;S&lt;/mi&gt;&lt;mi&gt;i&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5&lt;/mn&gt;&lt;/mfenced&gt;&lt;/math&gt;&quot;,&quot;origin&quot;:&quot;MathType Legacy&quot;,&quot;version&quot;:&quot;v3.23.0&quot;}" title="S 有 横杠 在上方 下标 t 等于 分数 N 下标 t 分之 1 加总 从 i 等于 1 到 N 下标 t 对 S 下标 i 空格 空格 空格 空格 空格 空格 空格 空格 空格 空格 空格 空格 空格 空格 空格 空格 空格 空格 空格 空格 空格 空格 空格 空格 空格 空格 空格 空格 空格 空格 空格 空格 空格 空格 空格 空格 左小括号 5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91635" name="Picture 1" descr="{&quot;mathml&quot;:&quot;&lt;math style=\&quot;font-family:stix;font-size:16px;\&quot; xmlns=\&quot;http://www.w3.org/1998/Math/MathML\&quot;&gt;&lt;msub&gt;&lt;mover&gt;&lt;mi&gt;S&lt;/mi&gt;&lt;mo&gt;&amp;#xAF;&lt;/mo&gt;&lt;/mover&gt;&lt;mi&gt;t&lt;/mi&gt;&lt;/msub&gt;&lt;mo&gt;=&lt;/mo&gt;&lt;mfrac&gt;&lt;mn&gt;1&lt;/mn&gt;&lt;msub&gt;&lt;mi&gt;N&lt;/mi&gt;&lt;mi&gt;t&lt;/mi&gt;&lt;/msub&gt;&lt;/mfrac&gt;&lt;munderover&gt;&lt;mo&gt;&amp;#x2211;&lt;/mo&gt;&lt;mrow&gt;&lt;mi&gt;i&lt;/mi&gt;&lt;mo&gt;=&lt;/mo&gt;&lt;mn&gt;1&lt;/mn&gt;&lt;/mrow&gt;&lt;msub&gt;&lt;mi&gt;N&lt;/mi&gt;&lt;mi&gt;t&lt;/mi&gt;&lt;/msub&gt;&lt;/munderover&gt;&lt;msub&gt;&lt;mi&gt;S&lt;/mi&gt;&lt;mi&gt;i&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5&lt;/mn&gt;&lt;/mfenced&gt;&lt;/math&gt;&quot;,&quot;origin&quot;:&quot;MathType Legacy&quot;,&quot;version&quot;:&quot;v3.23.0&quot;}" title="S 有 横杠 在上方 下标 t 等于 分数 N 下标 t 分之 1 加总 从 i 等于 1 到 N 下标 t 对 S 下标 i 空格 空格 空格 空格 空格 空格 空格 空格 空格 空格 空格 空格 空格 空格 空格 空格 空格 空格 空格 空格 空格 空格 空格 空格 空格 空格 空格 空格 空格 空格 空格 空格 空格 空格 空格 空格 左小括号 5 右小括号"/>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96911" cy="652907"/>
                    </a:xfrm>
                    <a:prstGeom prst="rect">
                      <a:avLst/>
                    </a:prstGeom>
                  </pic:spPr>
                </pic:pic>
              </a:graphicData>
            </a:graphic>
          </wp:inline>
        </w:drawing>
      </w:r>
    </w:p>
    <w:p w14:paraId="7A7AC78B" w14:textId="77777777" w:rsidR="00FD6543" w:rsidRDefault="00000000">
      <w:pPr>
        <w:pStyle w:val="a5"/>
        <w:ind w:firstLine="480"/>
      </w:pPr>
      <m:oMath>
        <m:sSub>
          <m:sSubPr>
            <m:ctrlPr>
              <w:rPr>
                <w:rFonts w:ascii="Cambria Math" w:hAnsi="Cambria Math" w:cs="宋体"/>
              </w:rPr>
            </m:ctrlPr>
          </m:sSubPr>
          <m:e>
            <m:acc>
              <m:accPr>
                <m:chr m:val="ˉ"/>
                <m:ctrlPr>
                  <w:rPr>
                    <w:rFonts w:ascii="Cambria Math" w:hAnsi="Cambria Math" w:cs="宋体"/>
                  </w:rPr>
                </m:ctrlPr>
              </m:accPr>
              <m:e>
                <m:r>
                  <w:rPr>
                    <w:rFonts w:ascii="Cambria Math" w:hAnsi="Cambria Math" w:cs="宋体"/>
                  </w:rPr>
                  <m:t>S</m:t>
                </m:r>
              </m:e>
            </m:acc>
          </m:e>
          <m:sub>
            <m:r>
              <w:rPr>
                <w:rFonts w:ascii="Cambria Math" w:hAnsi="Cambria Math" w:cs="宋体"/>
              </w:rPr>
              <m:t>t</m:t>
            </m:r>
          </m:sub>
        </m:sSub>
      </m:oMath>
      <w:r>
        <w:t>：第</w:t>
      </w:r>
      <w:r>
        <w:t> </w:t>
      </w:r>
      <m:oMath>
        <m:r>
          <w:rPr>
            <w:rFonts w:ascii="Cambria Math" w:hAnsi="Cambria Math" w:cs="宋体"/>
          </w:rPr>
          <m:t>t</m:t>
        </m:r>
      </m:oMath>
      <w:r>
        <w:t> </w:t>
      </w:r>
      <w:r>
        <w:t>帧的</w:t>
      </w:r>
      <w:r>
        <w:rPr>
          <w:b/>
          <w:bCs/>
        </w:rPr>
        <w:t>帧级专注度</w:t>
      </w:r>
      <w:r>
        <w:t>（平均值）</w:t>
      </w:r>
    </w:p>
    <w:p w14:paraId="534608EB"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N</m:t>
            </m:r>
          </m:e>
          <m:sub>
            <m:r>
              <w:rPr>
                <w:rFonts w:ascii="Cambria Math" w:hAnsi="Cambria Math" w:cs="宋体"/>
              </w:rPr>
              <m:t>t</m:t>
            </m:r>
          </m:sub>
        </m:sSub>
      </m:oMath>
      <w:r>
        <w:t>：第</w:t>
      </w:r>
      <w:r>
        <w:t> </w:t>
      </w:r>
      <m:oMath>
        <m:r>
          <w:rPr>
            <w:rFonts w:ascii="Cambria Math" w:hAnsi="Cambria Math" w:cs="宋体"/>
          </w:rPr>
          <m:t>t</m:t>
        </m:r>
      </m:oMath>
      <w:r>
        <w:t> </w:t>
      </w:r>
      <w:r>
        <w:t>帧中通过筛选的有效人脸数量</w:t>
      </w:r>
    </w:p>
    <w:p w14:paraId="40D10F17" w14:textId="77777777" w:rsidR="00FD6543" w:rsidRDefault="00000000">
      <w:pPr>
        <w:pStyle w:val="a5"/>
        <w:ind w:firstLine="480"/>
      </w:pPr>
      <m:oMath>
        <m:sSub>
          <m:sSubPr>
            <m:ctrlPr>
              <w:rPr>
                <w:rFonts w:ascii="Cambria Math" w:hAnsi="Cambria Math" w:cs="宋体"/>
              </w:rPr>
            </m:ctrlPr>
          </m:sSubPr>
          <m:e>
            <m:r>
              <w:rPr>
                <w:rFonts w:ascii="Cambria Math" w:hAnsi="Cambria Math" w:cs="宋体"/>
              </w:rPr>
              <m:t>S</m:t>
            </m:r>
          </m:e>
          <m:sub>
            <m:r>
              <w:rPr>
                <w:rFonts w:ascii="Cambria Math" w:hAnsi="Cambria Math" w:cs="宋体"/>
              </w:rPr>
              <m:t>i</m:t>
            </m:r>
          </m:sub>
        </m:sSub>
      </m:oMath>
      <w:r>
        <w:t>：第</w:t>
      </w:r>
      <w:r>
        <w:t> </w:t>
      </w:r>
      <m:oMath>
        <m:r>
          <w:rPr>
            <w:rFonts w:ascii="Cambria Math" w:hAnsi="Cambria Math" w:cs="宋体"/>
          </w:rPr>
          <m:t>t</m:t>
        </m:r>
      </m:oMath>
      <w:r>
        <w:t> </w:t>
      </w:r>
      <w:r>
        <w:t>帧第</w:t>
      </w:r>
      <w:r>
        <w:t> </w:t>
      </w:r>
      <m:oMath>
        <m:r>
          <w:rPr>
            <w:rFonts w:ascii="Cambria Math" w:hAnsi="Cambria Math" w:cs="宋体"/>
          </w:rPr>
          <m:t>i</m:t>
        </m:r>
      </m:oMath>
      <w:r>
        <w:t> </w:t>
      </w:r>
      <w:r>
        <w:t>个有效人脸的专注度得分</w:t>
      </w:r>
    </w:p>
    <w:p w14:paraId="2F3CB887" w14:textId="77777777" w:rsidR="00FD6543" w:rsidRDefault="00000000">
      <w:pPr>
        <w:pStyle w:val="a5"/>
        <w:ind w:firstLine="480"/>
      </w:pPr>
      <m:oMath>
        <m:nary>
          <m:naryPr>
            <m:chr m:val="∑"/>
            <m:limLoc m:val="subSup"/>
            <m:grow m:val="1"/>
            <m:ctrlPr>
              <w:rPr>
                <w:rFonts w:ascii="Cambria Math" w:hAnsi="Cambria Math" w:cs="宋体"/>
              </w:rPr>
            </m:ctrlPr>
          </m:naryPr>
          <m:sub>
            <m:r>
              <w:rPr>
                <w:rFonts w:ascii="Cambria Math" w:hAnsi="Cambria Math" w:cs="宋体"/>
              </w:rPr>
              <m:t>i=1</m:t>
            </m:r>
          </m:sub>
          <m:sup>
            <m:sSub>
              <m:sSubPr>
                <m:ctrlPr>
                  <w:rPr>
                    <w:rFonts w:ascii="Cambria Math" w:hAnsi="Cambria Math" w:cs="宋体"/>
                  </w:rPr>
                </m:ctrlPr>
              </m:sSubPr>
              <m:e>
                <m:r>
                  <w:rPr>
                    <w:rFonts w:ascii="Cambria Math" w:hAnsi="Cambria Math" w:cs="宋体"/>
                  </w:rPr>
                  <m:t>N</m:t>
                </m:r>
              </m:e>
              <m:sub>
                <m:r>
                  <w:rPr>
                    <w:rFonts w:ascii="Cambria Math" w:hAnsi="Cambria Math" w:cs="宋体"/>
                  </w:rPr>
                  <m:t>t</m:t>
                </m:r>
              </m:sub>
            </m:sSub>
          </m:sup>
          <m:e>
            <m:sSub>
              <m:sSubPr>
                <m:ctrlPr>
                  <w:rPr>
                    <w:rFonts w:ascii="Cambria Math" w:hAnsi="Cambria Math" w:cs="宋体"/>
                  </w:rPr>
                </m:ctrlPr>
              </m:sSubPr>
              <m:e>
                <m:r>
                  <w:rPr>
                    <w:rFonts w:ascii="Cambria Math" w:hAnsi="Cambria Math" w:cs="宋体"/>
                  </w:rPr>
                  <m:t>S</m:t>
                </m:r>
              </m:e>
              <m:sub>
                <m:r>
                  <w:rPr>
                    <w:rFonts w:ascii="Cambria Math" w:hAnsi="Cambria Math" w:cs="宋体"/>
                  </w:rPr>
                  <m:t>i</m:t>
                </m:r>
              </m:sub>
            </m:sSub>
          </m:e>
        </m:nary>
      </m:oMath>
      <w:r>
        <w:t>：把这一帧所有有效人脸得分相加</w:t>
      </w:r>
    </w:p>
    <w:p w14:paraId="7920EFAD" w14:textId="77777777" w:rsidR="00FD6543" w:rsidRDefault="00FD6543">
      <w:pPr>
        <w:pStyle w:val="afb"/>
        <w:rPr>
          <w:rFonts w:hint="eastAsia"/>
        </w:rPr>
      </w:pPr>
    </w:p>
    <w:p w14:paraId="7A9435B4" w14:textId="77777777" w:rsidR="00FD6543" w:rsidRDefault="00000000">
      <w:pPr>
        <w:pStyle w:val="a5"/>
        <w:ind w:firstLine="480"/>
      </w:pPr>
      <w:r>
        <w:t>再采用指数滑动平均（</w:t>
      </w:r>
      <w:r>
        <w:t>EMA</w:t>
      </w:r>
      <w:r>
        <w:t>）进行时间平滑：</w:t>
      </w:r>
    </w:p>
    <w:p w14:paraId="4C826690" w14:textId="77777777" w:rsidR="00FD6543" w:rsidRDefault="00000000">
      <w:pPr>
        <w:pStyle w:val="afb"/>
        <w:rPr>
          <w:rFonts w:hint="eastAsia"/>
        </w:rPr>
      </w:pPr>
      <w:r>
        <w:rPr>
          <w:noProof/>
          <w:position w:val="-14"/>
        </w:rPr>
        <w:drawing>
          <wp:inline distT="0" distB="0" distL="0" distR="0" wp14:anchorId="53EE328E" wp14:editId="741650F8">
            <wp:extent cx="3361055" cy="280035"/>
            <wp:effectExtent l="0" t="0" r="0" b="0"/>
            <wp:docPr id="218250707" name="Picture 1" descr="{&quot;mathml&quot;:&quot;&lt;math style=\&quot;font-family:stix;font-size:16px;\&quot; xmlns=\&quot;http://www.w3.org/1998/Math/MathML\&quot;&gt;&lt;msub&gt;&lt;mover&gt;&lt;mi&gt;S&lt;/mi&gt;&lt;mo&gt;~&lt;/mo&gt;&lt;/mover&gt;&lt;mi&gt;t&lt;/mi&gt;&lt;/msub&gt;&lt;mo&gt;=&lt;/mo&gt;&lt;mi&gt;&amp;#x3B1;&lt;/mi&gt;&lt;msub&gt;&lt;mover&gt;&lt;mi&gt;S&lt;/mi&gt;&lt;mo&gt;&amp;#xAF;&lt;/mo&gt;&lt;/mover&gt;&lt;mi&gt;t&lt;/mi&gt;&lt;/msub&gt;&lt;mo&gt;+&lt;/mo&gt;&lt;mo&gt;(&lt;/mo&gt;&lt;mn&gt;1&lt;/mn&gt;&lt;mo&gt;-&lt;/mo&gt;&lt;mi&gt;&amp;#x3B1;&lt;/mi&gt;&lt;mo&gt;)&lt;/mo&gt;&lt;msub&gt;&lt;mover&gt;&lt;mi&gt;S&lt;/mi&gt;&lt;mo&gt;~&lt;/mo&gt;&lt;/mover&gt;&lt;mrow&gt;&lt;mi&gt;t&lt;/mi&gt;&lt;mo&gt;-&lt;/mo&gt;&lt;mn&gt;1&lt;/mn&gt;&lt;/mrow&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6&lt;/mn&gt;&lt;/mfenced&gt;&lt;/math&gt;&quot;,&quot;origin&quot;:&quot;MathType Legacy&quot;,&quot;version&quot;:&quot;v3.23.0&quot;}" title="S 有 双点 在上方 下标 t 等于 alpha （ 小写 ） S 有 横杠 在上方 下标 t 加 左括号 1 减 alpha （ 小写 ） 右括号 S 有 双点 在上方 下标 t 减 1 结束下标 空格 空格 空格 空格 空格 空格 空格 空格 空格 空格 空格 空格 空格 空格 空格 空格 空格 空格 空格 空格 左小括号 6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50707" name="Picture 1" descr="{&quot;mathml&quot;:&quot;&lt;math style=\&quot;font-family:stix;font-size:16px;\&quot; xmlns=\&quot;http://www.w3.org/1998/Math/MathML\&quot;&gt;&lt;msub&gt;&lt;mover&gt;&lt;mi&gt;S&lt;/mi&gt;&lt;mo&gt;~&lt;/mo&gt;&lt;/mover&gt;&lt;mi&gt;t&lt;/mi&gt;&lt;/msub&gt;&lt;mo&gt;=&lt;/mo&gt;&lt;mi&gt;&amp;#x3B1;&lt;/mi&gt;&lt;msub&gt;&lt;mover&gt;&lt;mi&gt;S&lt;/mi&gt;&lt;mo&gt;&amp;#xAF;&lt;/mo&gt;&lt;/mover&gt;&lt;mi&gt;t&lt;/mi&gt;&lt;/msub&gt;&lt;mo&gt;+&lt;/mo&gt;&lt;mo&gt;(&lt;/mo&gt;&lt;mn&gt;1&lt;/mn&gt;&lt;mo&gt;-&lt;/mo&gt;&lt;mi&gt;&amp;#x3B1;&lt;/mi&gt;&lt;mo&gt;)&lt;/mo&gt;&lt;msub&gt;&lt;mover&gt;&lt;mi&gt;S&lt;/mi&gt;&lt;mo&gt;~&lt;/mo&gt;&lt;/mover&gt;&lt;mrow&gt;&lt;mi&gt;t&lt;/mi&gt;&lt;mo&gt;-&lt;/mo&gt;&lt;mn&gt;1&lt;/mn&gt;&lt;/mrow&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6&lt;/mn&gt;&lt;/mfenced&gt;&lt;/math&gt;&quot;,&quot;origin&quot;:&quot;MathType Legacy&quot;,&quot;version&quot;:&quot;v3.23.0&quot;}" title="S 有 双点 在上方 下标 t 等于 alpha （ 小写 ） S 有 横杠 在上方 下标 t 加 左括号 1 减 alpha （ 小写 ） 右括号 S 有 双点 在上方 下标 t 减 1 结束下标 空格 空格 空格 空格 空格 空格 空格 空格 空格 空格 空格 空格 空格 空格 空格 空格 空格 空格 空格 空格 左小括号 6 右小括号"/>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61106" cy="280645"/>
                    </a:xfrm>
                    <a:prstGeom prst="rect">
                      <a:avLst/>
                    </a:prstGeom>
                  </pic:spPr>
                </pic:pic>
              </a:graphicData>
            </a:graphic>
          </wp:inline>
        </w:drawing>
      </w:r>
    </w:p>
    <w:p w14:paraId="0C09BE2E" w14:textId="77777777" w:rsidR="00FD6543" w:rsidRDefault="00000000">
      <w:pPr>
        <w:pStyle w:val="a5"/>
        <w:ind w:firstLine="480"/>
      </w:pPr>
      <m:oMath>
        <m:sSub>
          <m:sSubPr>
            <m:ctrlPr>
              <w:rPr>
                <w:rFonts w:ascii="Cambria Math" w:hAnsi="Cambria Math" w:cs="宋体"/>
              </w:rPr>
            </m:ctrlPr>
          </m:sSubPr>
          <m:e>
            <m:acc>
              <m:accPr>
                <m:chr m:val="ˉ"/>
                <m:ctrlPr>
                  <w:rPr>
                    <w:rFonts w:ascii="Cambria Math" w:hAnsi="Cambria Math" w:cs="宋体"/>
                  </w:rPr>
                </m:ctrlPr>
              </m:accPr>
              <m:e>
                <m:r>
                  <w:rPr>
                    <w:rFonts w:ascii="Cambria Math" w:hAnsi="Cambria Math" w:cs="宋体"/>
                  </w:rPr>
                  <m:t>S</m:t>
                </m:r>
              </m:e>
            </m:acc>
          </m:e>
          <m:sub>
            <m:r>
              <w:rPr>
                <w:rFonts w:ascii="Cambria Math" w:hAnsi="Cambria Math" w:cs="宋体"/>
              </w:rPr>
              <m:t>t</m:t>
            </m:r>
          </m:sub>
        </m:sSub>
      </m:oMath>
      <w:r>
        <w:t>：第</w:t>
      </w:r>
      <w:r>
        <w:t> </w:t>
      </w:r>
      <m:oMath>
        <m:r>
          <w:rPr>
            <w:rFonts w:ascii="Cambria Math" w:hAnsi="Cambria Math" w:cs="宋体"/>
          </w:rPr>
          <m:t>t</m:t>
        </m:r>
      </m:oMath>
      <w:r>
        <w:t> </w:t>
      </w:r>
      <w:r>
        <w:t>帧的原始帧级专注度（你前一个公式</w:t>
      </w:r>
      <w:r>
        <w:t>(5)</w:t>
      </w:r>
      <w:r>
        <w:t>算出来的平均值）</w:t>
      </w:r>
    </w:p>
    <w:p w14:paraId="6CD192CC" w14:textId="77777777" w:rsidR="00FD6543" w:rsidRDefault="00000000">
      <w:pPr>
        <w:pStyle w:val="a5"/>
        <w:ind w:firstLine="480"/>
      </w:pPr>
      <m:oMath>
        <m:sSub>
          <m:sSubPr>
            <m:ctrlPr>
              <w:rPr>
                <w:rFonts w:ascii="Cambria Math" w:hAnsi="Cambria Math" w:cs="宋体"/>
              </w:rPr>
            </m:ctrlPr>
          </m:sSubPr>
          <m:e>
            <m:acc>
              <m:accPr>
                <m:chr m:val="̃"/>
                <m:ctrlPr>
                  <w:rPr>
                    <w:rFonts w:ascii="Cambria Math" w:hAnsi="Cambria Math" w:cs="宋体"/>
                  </w:rPr>
                </m:ctrlPr>
              </m:accPr>
              <m:e>
                <m:r>
                  <w:rPr>
                    <w:rFonts w:ascii="Cambria Math" w:hAnsi="Cambria Math" w:cs="宋体"/>
                  </w:rPr>
                  <m:t>S</m:t>
                </m:r>
              </m:e>
            </m:acc>
          </m:e>
          <m:sub>
            <m:r>
              <w:rPr>
                <w:rFonts w:ascii="Cambria Math" w:hAnsi="Cambria Math" w:cs="宋体"/>
              </w:rPr>
              <m:t>t</m:t>
            </m:r>
          </m:sub>
        </m:sSub>
      </m:oMath>
      <w:r>
        <w:t>：第</w:t>
      </w:r>
      <w:r>
        <w:t> </w:t>
      </w:r>
      <m:oMath>
        <m:r>
          <w:rPr>
            <w:rFonts w:ascii="Cambria Math" w:hAnsi="Cambria Math" w:cs="宋体"/>
          </w:rPr>
          <m:t>t</m:t>
        </m:r>
      </m:oMath>
      <w:r>
        <w:t> </w:t>
      </w:r>
      <w:r>
        <w:t>帧的</w:t>
      </w:r>
      <w:r>
        <w:rPr>
          <w:b/>
          <w:bCs/>
        </w:rPr>
        <w:t>平滑后专注度</w:t>
      </w:r>
    </w:p>
    <w:p w14:paraId="3EF97CC4" w14:textId="77777777" w:rsidR="00FD6543" w:rsidRDefault="00000000">
      <w:pPr>
        <w:pStyle w:val="a5"/>
        <w:ind w:firstLine="480"/>
      </w:pPr>
      <m:oMath>
        <m:sSub>
          <m:sSubPr>
            <m:ctrlPr>
              <w:rPr>
                <w:rFonts w:ascii="Cambria Math" w:hAnsi="Cambria Math" w:cs="宋体"/>
              </w:rPr>
            </m:ctrlPr>
          </m:sSubPr>
          <m:e>
            <m:acc>
              <m:accPr>
                <m:chr m:val="̃"/>
                <m:ctrlPr>
                  <w:rPr>
                    <w:rFonts w:ascii="Cambria Math" w:hAnsi="Cambria Math" w:cs="宋体"/>
                  </w:rPr>
                </m:ctrlPr>
              </m:accPr>
              <m:e>
                <m:r>
                  <w:rPr>
                    <w:rFonts w:ascii="Cambria Math" w:hAnsi="Cambria Math" w:cs="宋体"/>
                  </w:rPr>
                  <m:t>S</m:t>
                </m:r>
              </m:e>
            </m:acc>
          </m:e>
          <m:sub>
            <m:r>
              <w:rPr>
                <w:rFonts w:ascii="Cambria Math" w:hAnsi="Cambria Math" w:cs="宋体"/>
              </w:rPr>
              <m:t>t-1</m:t>
            </m:r>
          </m:sub>
        </m:sSub>
      </m:oMath>
      <w:r>
        <w:t>：上一时刻的平滑值</w:t>
      </w:r>
    </w:p>
    <w:p w14:paraId="04345156" w14:textId="77777777" w:rsidR="00FD6543" w:rsidRDefault="00000000">
      <w:pPr>
        <w:pStyle w:val="a5"/>
        <w:ind w:firstLine="480"/>
      </w:pPr>
      <m:oMath>
        <m:r>
          <w:rPr>
            <w:rFonts w:ascii="Cambria Math" w:hAnsi="Cambria Math" w:cs="宋体"/>
          </w:rPr>
          <m:t>α</m:t>
        </m:r>
      </m:oMath>
      <w:r>
        <w:t>：平滑系数，控制</w:t>
      </w:r>
      <w:r>
        <w:t>“</w:t>
      </w:r>
      <w:r>
        <w:t>当前帧</w:t>
      </w:r>
      <w:r>
        <w:t>”</w:t>
      </w:r>
      <w:r>
        <w:t>和</w:t>
      </w:r>
      <w:r>
        <w:t>“</w:t>
      </w:r>
      <w:r>
        <w:t>历史趋势</w:t>
      </w:r>
      <w:r>
        <w:t>”</w:t>
      </w:r>
      <w:r>
        <w:t>的权重</w:t>
      </w:r>
    </w:p>
    <w:p w14:paraId="66BF745B" w14:textId="77777777" w:rsidR="00FD6543" w:rsidRDefault="00FD6543">
      <w:pPr>
        <w:pStyle w:val="afb"/>
        <w:rPr>
          <w:rFonts w:hint="eastAsia"/>
        </w:rPr>
      </w:pPr>
    </w:p>
    <w:p w14:paraId="7B746EE1" w14:textId="77777777" w:rsidR="00FD6543" w:rsidRDefault="00000000">
      <w:pPr>
        <w:pStyle w:val="a5"/>
        <w:ind w:firstLine="480"/>
      </w:pPr>
      <w:r>
        <w:t>其中</w:t>
      </w:r>
      <w:r>
        <w:t> </w:t>
      </w:r>
      <m:oMath>
        <m:r>
          <w:rPr>
            <w:rFonts w:ascii="Cambria Math" w:hAnsi="Cambria Math"/>
          </w:rPr>
          <m:t>α</m:t>
        </m:r>
        <m:r>
          <m:rPr>
            <m:sty m:val="p"/>
          </m:rPr>
          <w:rPr>
            <w:rFonts w:ascii="Cambria Math" w:hAnsi="Cambria Math"/>
          </w:rPr>
          <m:t>∈(0,1)</m:t>
        </m:r>
      </m:oMath>
      <w:r>
        <w:t> </w:t>
      </w:r>
      <w:r>
        <w:t>为平滑系数。平滑后曲线更符合课堂状态</w:t>
      </w:r>
      <w:r>
        <w:t>“</w:t>
      </w:r>
      <w:r>
        <w:t>渐变</w:t>
      </w:r>
      <w:r>
        <w:t>”</w:t>
      </w:r>
      <w:r>
        <w:t>特性，便于教师观察趋势。</w:t>
      </w:r>
    </w:p>
    <w:p w14:paraId="5615B0D6" w14:textId="77777777" w:rsidR="00FD6543" w:rsidRDefault="00000000">
      <w:pPr>
        <w:pStyle w:val="2"/>
        <w:rPr>
          <w:rFonts w:hint="eastAsia"/>
        </w:rPr>
      </w:pPr>
      <w:bookmarkStart w:id="44" w:name="_Toc230352981"/>
      <w:r>
        <w:rPr>
          <w:rFonts w:hint="eastAsia"/>
        </w:rPr>
        <w:lastRenderedPageBreak/>
        <w:t>4</w:t>
      </w:r>
      <w:r>
        <w:t>.</w:t>
      </w:r>
      <w:r>
        <w:rPr>
          <w:rFonts w:hint="eastAsia"/>
        </w:rPr>
        <w:t>4</w:t>
      </w:r>
      <w:r>
        <w:t xml:space="preserve"> 数据存储与结果可追溯设计</w:t>
      </w:r>
      <w:bookmarkEnd w:id="44"/>
    </w:p>
    <w:p w14:paraId="452B23FD" w14:textId="77777777" w:rsidR="00FD6543" w:rsidRDefault="00000000">
      <w:pPr>
        <w:pStyle w:val="a5"/>
        <w:ind w:firstLine="480"/>
      </w:pPr>
      <w:r>
        <w:rPr>
          <w:rFonts w:hint="eastAsia"/>
        </w:rPr>
        <w:t>为了支持课后分析，系统会将结果保存到本地数据库中，有两个主要的表</w:t>
      </w:r>
      <w:r>
        <w:rPr>
          <w:rFonts w:hint="eastAsia"/>
        </w:rPr>
        <w:t>:</w:t>
      </w:r>
    </w:p>
    <w:p w14:paraId="3AE73C9A" w14:textId="77777777" w:rsidR="00FD6543" w:rsidRDefault="00000000">
      <w:pPr>
        <w:pStyle w:val="a5"/>
        <w:ind w:firstLineChars="0" w:firstLine="0"/>
      </w:pPr>
      <w:r>
        <w:rPr>
          <w:rFonts w:hint="eastAsia"/>
        </w:rPr>
        <w:t>帧级汇总表有时间戳，人脸数量，平均专注度，平滑专注度。人脸事件表中包含人脸框位置、主情绪、置信度、单人专注分和原始预测概率。</w:t>
      </w:r>
    </w:p>
    <w:p w14:paraId="0181E945" w14:textId="77777777" w:rsidR="00FD6543" w:rsidRDefault="00000000">
      <w:pPr>
        <w:pStyle w:val="afb"/>
        <w:rPr>
          <w:rFonts w:hint="eastAsia"/>
        </w:rPr>
      </w:pPr>
      <w:r>
        <w:rPr>
          <w:noProof/>
        </w:rPr>
        <w:drawing>
          <wp:inline distT="0" distB="0" distL="0" distR="0" wp14:anchorId="172D1CB4" wp14:editId="38B2DA5E">
            <wp:extent cx="5509260" cy="2508250"/>
            <wp:effectExtent l="0" t="0" r="0" b="6350"/>
            <wp:docPr id="949814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14182" name="图片 1"/>
                    <pic:cNvPicPr>
                      <a:picLocks noChangeAspect="1"/>
                    </pic:cNvPicPr>
                  </pic:nvPicPr>
                  <pic:blipFill>
                    <a:blip r:embed="rId30"/>
                    <a:stretch>
                      <a:fillRect/>
                    </a:stretch>
                  </pic:blipFill>
                  <pic:spPr>
                    <a:xfrm>
                      <a:off x="0" y="0"/>
                      <a:ext cx="5577427" cy="2539780"/>
                    </a:xfrm>
                    <a:prstGeom prst="rect">
                      <a:avLst/>
                    </a:prstGeom>
                  </pic:spPr>
                </pic:pic>
              </a:graphicData>
            </a:graphic>
          </wp:inline>
        </w:drawing>
      </w:r>
    </w:p>
    <w:p w14:paraId="40EF406D" w14:textId="77777777" w:rsidR="00FD6543" w:rsidRDefault="00000000">
      <w:pPr>
        <w:pStyle w:val="afd"/>
        <w:ind w:firstLine="422"/>
      </w:pPr>
      <w:r>
        <w:rPr>
          <w:rFonts w:hint="eastAsia"/>
        </w:rPr>
        <w:t>图</w:t>
      </w:r>
      <w:r>
        <w:rPr>
          <w:rFonts w:hint="eastAsia"/>
        </w:rPr>
        <w:t xml:space="preserve">3  </w:t>
      </w:r>
      <w:r>
        <w:rPr>
          <w:rFonts w:hint="eastAsia"/>
        </w:rPr>
        <w:t>帧级汇总表</w:t>
      </w:r>
    </w:p>
    <w:p w14:paraId="03FBEEF9" w14:textId="77777777" w:rsidR="00FD6543" w:rsidRDefault="00000000">
      <w:pPr>
        <w:pStyle w:val="afb"/>
        <w:rPr>
          <w:rFonts w:hint="eastAsia"/>
        </w:rPr>
      </w:pPr>
      <w:r>
        <w:rPr>
          <w:noProof/>
        </w:rPr>
        <w:drawing>
          <wp:inline distT="0" distB="0" distL="0" distR="0" wp14:anchorId="40700BBC" wp14:editId="13D238C1">
            <wp:extent cx="5600700" cy="2900680"/>
            <wp:effectExtent l="0" t="0" r="0" b="0"/>
            <wp:docPr id="36399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597" name="图片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700014" cy="2952475"/>
                    </a:xfrm>
                    <a:prstGeom prst="rect">
                      <a:avLst/>
                    </a:prstGeom>
                    <a:noFill/>
                  </pic:spPr>
                </pic:pic>
              </a:graphicData>
            </a:graphic>
          </wp:inline>
        </w:drawing>
      </w:r>
    </w:p>
    <w:p w14:paraId="463CA4F5" w14:textId="77777777" w:rsidR="00FD6543" w:rsidRDefault="00000000">
      <w:pPr>
        <w:pStyle w:val="afd"/>
        <w:ind w:firstLine="422"/>
      </w:pPr>
      <w:r>
        <w:rPr>
          <w:rFonts w:hint="eastAsia"/>
        </w:rPr>
        <w:t>图</w:t>
      </w:r>
      <w:r>
        <w:rPr>
          <w:rFonts w:hint="eastAsia"/>
        </w:rPr>
        <w:t xml:space="preserve">4  </w:t>
      </w:r>
      <w:r>
        <w:rPr>
          <w:rFonts w:hint="eastAsia"/>
        </w:rPr>
        <w:t>人脸事件表</w:t>
      </w:r>
      <w:r>
        <w:rPr>
          <w:rFonts w:hint="eastAsia"/>
        </w:rPr>
        <w:t xml:space="preserve"> </w:t>
      </w:r>
    </w:p>
    <w:p w14:paraId="656C04E7" w14:textId="77777777" w:rsidR="00FD6543" w:rsidRDefault="00000000">
      <w:pPr>
        <w:pStyle w:val="2"/>
        <w:rPr>
          <w:rFonts w:hint="eastAsia"/>
        </w:rPr>
      </w:pPr>
      <w:bookmarkStart w:id="45" w:name="_Toc230352982"/>
      <w:r>
        <w:rPr>
          <w:rFonts w:hint="eastAsia"/>
        </w:rPr>
        <w:t>4.5数据处理</w:t>
      </w:r>
      <w:bookmarkEnd w:id="45"/>
    </w:p>
    <w:p w14:paraId="0B1C8A10" w14:textId="77777777" w:rsidR="00FD6543" w:rsidRDefault="00000000">
      <w:pPr>
        <w:pStyle w:val="3"/>
        <w:rPr>
          <w:bCs/>
        </w:rPr>
      </w:pPr>
      <w:r>
        <w:rPr>
          <w:rFonts w:hint="eastAsia"/>
        </w:rPr>
        <w:t>4.5.1</w:t>
      </w:r>
      <w:r>
        <w:rPr>
          <w:bCs/>
        </w:rPr>
        <w:t> </w:t>
      </w:r>
      <w:r>
        <w:rPr>
          <w:bCs/>
        </w:rPr>
        <w:t>输入层：视频源数据</w:t>
      </w:r>
    </w:p>
    <w:p w14:paraId="1107544E" w14:textId="77777777" w:rsidR="00FD6543" w:rsidRDefault="00000000">
      <w:pPr>
        <w:pStyle w:val="a5"/>
        <w:ind w:firstLine="480"/>
      </w:pPr>
      <w:r>
        <w:t>创建</w:t>
      </w:r>
      <w:r>
        <w:t xml:space="preserve"> VideoCapture(source) </w:t>
      </w:r>
      <w:r>
        <w:t>打开流。</w:t>
      </w:r>
    </w:p>
    <w:p w14:paraId="05456AD3" w14:textId="77777777" w:rsidR="00FD6543" w:rsidRDefault="00000000">
      <w:pPr>
        <w:pStyle w:val="a5"/>
        <w:ind w:firstLine="480"/>
      </w:pPr>
      <w:r>
        <w:lastRenderedPageBreak/>
        <w:t>若打开失败，线程发出状态消息并退出，不再强制回退。</w:t>
      </w:r>
    </w:p>
    <w:p w14:paraId="07E2FE9C" w14:textId="77777777" w:rsidR="00FD6543" w:rsidRDefault="00000000">
      <w:pPr>
        <w:pStyle w:val="a5"/>
        <w:ind w:firstLine="480"/>
      </w:pPr>
      <w:r>
        <w:t>读取帧时区分两种</w:t>
      </w:r>
      <w:r>
        <w:t xml:space="preserve"> EOF </w:t>
      </w:r>
      <w:r>
        <w:t>行为：</w:t>
      </w:r>
    </w:p>
    <w:p w14:paraId="1D971671" w14:textId="77777777" w:rsidR="00FD6543" w:rsidRDefault="00000000">
      <w:pPr>
        <w:pStyle w:val="a5"/>
        <w:ind w:firstLine="480"/>
      </w:pPr>
      <w:r>
        <w:t>摄像头：持续等待（继续循环）；</w:t>
      </w:r>
    </w:p>
    <w:p w14:paraId="4844A878" w14:textId="77777777" w:rsidR="00FD6543" w:rsidRDefault="00000000">
      <w:pPr>
        <w:pStyle w:val="a5"/>
        <w:ind w:firstLine="480"/>
      </w:pPr>
      <w:r>
        <w:t>文件：到末尾后结束线程。</w:t>
      </w:r>
    </w:p>
    <w:p w14:paraId="2FDEE5A0" w14:textId="77777777" w:rsidR="00FD6543" w:rsidRDefault="00000000">
      <w:pPr>
        <w:pStyle w:val="a5"/>
        <w:ind w:firstLine="480"/>
      </w:pPr>
      <w:r>
        <w:t>这样既适配实时监控也适配离线视频。</w:t>
      </w:r>
    </w:p>
    <w:p w14:paraId="1DF31295" w14:textId="77777777" w:rsidR="00FD6543" w:rsidRDefault="00000000">
      <w:pPr>
        <w:pStyle w:val="3"/>
      </w:pPr>
      <w:r>
        <w:rPr>
          <w:rFonts w:hint="eastAsia"/>
        </w:rPr>
        <w:t>4.5.2</w:t>
      </w:r>
      <w:r>
        <w:t>感知层：人脸检测与筛选</w:t>
      </w:r>
    </w:p>
    <w:p w14:paraId="3CB71957" w14:textId="77777777" w:rsidR="00FD6543" w:rsidRDefault="00000000">
      <w:pPr>
        <w:pStyle w:val="a5"/>
        <w:ind w:firstLine="480"/>
      </w:pPr>
      <w:r>
        <w:rPr>
          <w:rFonts w:hint="eastAsia"/>
        </w:rPr>
        <w:t xml:space="preserve">YOLO </w:t>
      </w:r>
      <w:r>
        <w:rPr>
          <w:rFonts w:hint="eastAsia"/>
        </w:rPr>
        <w:t>人脸检测，得到候选框。</w:t>
      </w:r>
    </w:p>
    <w:p w14:paraId="16EADC0B" w14:textId="77777777" w:rsidR="00FD6543" w:rsidRDefault="00000000">
      <w:pPr>
        <w:pStyle w:val="a5"/>
        <w:ind w:firstLine="480"/>
      </w:pPr>
      <w:r>
        <w:rPr>
          <w:rFonts w:hint="eastAsia"/>
        </w:rPr>
        <w:t>候选框做几何质量过滤：最小尺寸阈值；</w:t>
      </w:r>
    </w:p>
    <w:p w14:paraId="16303236" w14:textId="77777777" w:rsidR="00FD6543" w:rsidRDefault="00000000">
      <w:pPr>
        <w:pStyle w:val="a5"/>
        <w:ind w:firstLine="480"/>
      </w:pPr>
      <w:r>
        <w:rPr>
          <w:rFonts w:hint="eastAsia"/>
        </w:rPr>
        <w:t>宽高比范围约束。</w:t>
      </w:r>
    </w:p>
    <w:p w14:paraId="28FC833C" w14:textId="77777777" w:rsidR="00FD6543" w:rsidRDefault="00000000">
      <w:pPr>
        <w:pStyle w:val="a5"/>
        <w:ind w:firstLine="480"/>
      </w:pPr>
      <w:r>
        <w:rPr>
          <w:rFonts w:hint="eastAsia"/>
        </w:rPr>
        <w:t>只对通过过滤的框进入后续情绪识别，减少误检传播。</w:t>
      </w:r>
    </w:p>
    <w:p w14:paraId="419B34CE" w14:textId="77777777" w:rsidR="00FD6543" w:rsidRDefault="00000000">
      <w:pPr>
        <w:pStyle w:val="3"/>
      </w:pPr>
      <w:r>
        <w:rPr>
          <w:rFonts w:hint="eastAsia"/>
        </w:rPr>
        <w:t>4.5.3</w:t>
      </w:r>
      <w:r>
        <w:t>语义层：情绪推理与人脸级专注度</w:t>
      </w:r>
    </w:p>
    <w:p w14:paraId="14656971" w14:textId="77777777" w:rsidR="00FD6543" w:rsidRDefault="00000000">
      <w:pPr>
        <w:pStyle w:val="a5"/>
        <w:ind w:firstLine="480"/>
      </w:pPr>
      <w:r>
        <w:rPr>
          <w:rFonts w:hint="eastAsia"/>
        </w:rPr>
        <w:t>BGR</w:t>
      </w:r>
      <w:r>
        <w:rPr>
          <w:rFonts w:hint="eastAsia"/>
        </w:rPr>
        <w:t>→</w:t>
      </w:r>
      <w:r>
        <w:rPr>
          <w:rFonts w:hint="eastAsia"/>
        </w:rPr>
        <w:t>RGB</w:t>
      </w:r>
      <w:r>
        <w:rPr>
          <w:rFonts w:hint="eastAsia"/>
        </w:rPr>
        <w:t>→</w:t>
      </w:r>
      <w:r>
        <w:rPr>
          <w:rFonts w:hint="eastAsia"/>
        </w:rPr>
        <w:t>PIL</w:t>
      </w:r>
      <w:r>
        <w:rPr>
          <w:rFonts w:hint="eastAsia"/>
        </w:rPr>
        <w:t>，送入</w:t>
      </w:r>
      <w:r>
        <w:rPr>
          <w:rFonts w:hint="eastAsia"/>
        </w:rPr>
        <w:t xml:space="preserve"> HuggingFace </w:t>
      </w:r>
      <w:r>
        <w:rPr>
          <w:rFonts w:hint="eastAsia"/>
        </w:rPr>
        <w:t>情绪模型。</w:t>
      </w:r>
    </w:p>
    <w:p w14:paraId="16D59808" w14:textId="77777777" w:rsidR="00FD6543" w:rsidRDefault="00000000">
      <w:pPr>
        <w:pStyle w:val="a5"/>
        <w:ind w:firstLine="480"/>
      </w:pPr>
      <w:r>
        <w:rPr>
          <w:rFonts w:hint="eastAsia"/>
        </w:rPr>
        <w:t>得到多类别预测</w:t>
      </w:r>
      <w:r>
        <w:rPr>
          <w:rFonts w:hint="eastAsia"/>
        </w:rPr>
        <w:t xml:space="preserve"> preds</w:t>
      </w:r>
      <w:r>
        <w:rPr>
          <w:rFonts w:hint="eastAsia"/>
        </w:rPr>
        <w:t>（标签</w:t>
      </w:r>
      <w:r>
        <w:rPr>
          <w:rFonts w:hint="eastAsia"/>
        </w:rPr>
        <w:t>+</w:t>
      </w:r>
      <w:r>
        <w:rPr>
          <w:rFonts w:hint="eastAsia"/>
        </w:rPr>
        <w:t>置信度）。</w:t>
      </w:r>
    </w:p>
    <w:p w14:paraId="0A125AEB" w14:textId="77777777" w:rsidR="00FD6543" w:rsidRDefault="00000000">
      <w:pPr>
        <w:pStyle w:val="a5"/>
        <w:ind w:firstLine="480"/>
      </w:pPr>
      <w:r>
        <w:rPr>
          <w:rFonts w:hint="eastAsia"/>
        </w:rPr>
        <w:t>取</w:t>
      </w:r>
      <w:r>
        <w:rPr>
          <w:rFonts w:hint="eastAsia"/>
        </w:rPr>
        <w:t xml:space="preserve"> top1 </w:t>
      </w:r>
      <w:r>
        <w:rPr>
          <w:rFonts w:hint="eastAsia"/>
        </w:rPr>
        <w:t>置信度，低于阈值的人脸丢弃。</w:t>
      </w:r>
    </w:p>
    <w:p w14:paraId="33FDD910" w14:textId="77777777" w:rsidR="00FD6543" w:rsidRDefault="00000000">
      <w:pPr>
        <w:pStyle w:val="a5"/>
        <w:ind w:firstLine="480"/>
      </w:pPr>
      <w:r>
        <w:rPr>
          <w:rFonts w:hint="eastAsia"/>
        </w:rPr>
        <w:t>用</w:t>
      </w:r>
      <w:r>
        <w:rPr>
          <w:rFonts w:hint="eastAsia"/>
        </w:rPr>
        <w:t xml:space="preserve"> FocusEstimator.weighted_score_from_preds(preds) </w:t>
      </w:r>
      <w:r>
        <w:rPr>
          <w:rFonts w:hint="eastAsia"/>
        </w:rPr>
        <w:t>做概率加权专注度，输出单人脸分数。</w:t>
      </w:r>
    </w:p>
    <w:p w14:paraId="29063A24" w14:textId="77777777" w:rsidR="00FD6543" w:rsidRDefault="00000000">
      <w:pPr>
        <w:pStyle w:val="a5"/>
        <w:ind w:firstLine="480"/>
      </w:pPr>
      <w:r>
        <w:rPr>
          <w:rFonts w:hint="eastAsia"/>
        </w:rPr>
        <w:t>同时构造人脸事件记录（情绪、置信度、分数、原始预测</w:t>
      </w:r>
      <w:r>
        <w:rPr>
          <w:rFonts w:hint="eastAsia"/>
        </w:rPr>
        <w:t xml:space="preserve"> JSON</w:t>
      </w:r>
      <w:r>
        <w:rPr>
          <w:rFonts w:hint="eastAsia"/>
        </w:rPr>
        <w:t>）。</w:t>
      </w:r>
    </w:p>
    <w:p w14:paraId="585341D6" w14:textId="77777777" w:rsidR="00FD6543" w:rsidRDefault="00000000">
      <w:pPr>
        <w:pStyle w:val="3"/>
      </w:pPr>
      <w:r>
        <w:rPr>
          <w:rFonts w:hint="eastAsia"/>
        </w:rPr>
        <w:t>4.5.4</w:t>
      </w:r>
      <w:r>
        <w:t>聚合层：帧级专注度计算</w:t>
      </w:r>
    </w:p>
    <w:p w14:paraId="26941594" w14:textId="77777777" w:rsidR="00FD6543" w:rsidRDefault="00000000">
      <w:pPr>
        <w:pStyle w:val="a5"/>
        <w:ind w:firstLine="480"/>
      </w:pPr>
      <w:commentRangeStart w:id="46"/>
      <w:r>
        <w:rPr>
          <w:rFonts w:hint="eastAsia"/>
        </w:rPr>
        <w:t>对</w:t>
      </w:r>
      <w:r>
        <w:rPr>
          <w:rFonts w:hint="eastAsia"/>
        </w:rPr>
        <w:t xml:space="preserve"> frame_scores </w:t>
      </w:r>
      <w:r>
        <w:rPr>
          <w:rFonts w:hint="eastAsia"/>
        </w:rPr>
        <w:t>求平均，得到该帧</w:t>
      </w:r>
      <w:r>
        <w:rPr>
          <w:rFonts w:hint="eastAsia"/>
        </w:rPr>
        <w:t xml:space="preserve"> avg_score</w:t>
      </w:r>
      <w:r>
        <w:rPr>
          <w:rFonts w:hint="eastAsia"/>
        </w:rPr>
        <w:t>。</w:t>
      </w:r>
      <w:commentRangeEnd w:id="46"/>
      <w:r>
        <w:rPr>
          <w:rStyle w:val="aff3"/>
          <w:sz w:val="24"/>
          <w:szCs w:val="24"/>
        </w:rPr>
        <w:commentReference w:id="46"/>
      </w:r>
    </w:p>
    <w:p w14:paraId="37B1D471" w14:textId="77777777" w:rsidR="00FD6543" w:rsidRDefault="00000000">
      <w:pPr>
        <w:pStyle w:val="3"/>
      </w:pPr>
      <w:r>
        <w:rPr>
          <w:rFonts w:hint="eastAsia"/>
        </w:rPr>
        <w:t>4.5.5</w:t>
      </w:r>
      <w:r>
        <w:t>时序层：</w:t>
      </w:r>
      <w:r>
        <w:t xml:space="preserve">EMA </w:t>
      </w:r>
      <w:r>
        <w:t>平滑</w:t>
      </w:r>
    </w:p>
    <w:p w14:paraId="4B97BAC3" w14:textId="77777777" w:rsidR="00FD6543" w:rsidRDefault="00000000">
      <w:pPr>
        <w:pStyle w:val="a5"/>
        <w:ind w:firstLine="480"/>
      </w:pPr>
      <w:r>
        <w:rPr>
          <w:rFonts w:hint="eastAsia"/>
        </w:rPr>
        <w:t>第一帧：</w:t>
      </w:r>
      <w:r>
        <w:rPr>
          <w:rFonts w:hint="eastAsia"/>
        </w:rPr>
        <w:t>smoothed = avg_score</w:t>
      </w:r>
      <w:r>
        <w:rPr>
          <w:rFonts w:hint="eastAsia"/>
        </w:rPr>
        <w:t>；</w:t>
      </w:r>
    </w:p>
    <w:p w14:paraId="5A3E5386" w14:textId="77777777" w:rsidR="00FD6543" w:rsidRDefault="00000000">
      <w:pPr>
        <w:pStyle w:val="a5"/>
        <w:ind w:firstLine="480"/>
      </w:pPr>
      <w:r>
        <w:rPr>
          <w:rFonts w:hint="eastAsia"/>
        </w:rPr>
        <w:t>后续帧：</w:t>
      </w:r>
      <w:r>
        <w:rPr>
          <w:rFonts w:hint="eastAsia"/>
        </w:rPr>
        <w:t xml:space="preserve">smoothed = </w:t>
      </w:r>
      <w:r>
        <w:rPr>
          <w:rFonts w:hint="eastAsia"/>
        </w:rPr>
        <w:t>α</w:t>
      </w:r>
      <w:r>
        <w:rPr>
          <w:rFonts w:hint="eastAsia"/>
        </w:rPr>
        <w:t>*avg + (1-</w:t>
      </w:r>
      <w:r>
        <w:rPr>
          <w:rFonts w:hint="eastAsia"/>
        </w:rPr>
        <w:t>α</w:t>
      </w:r>
      <w:r>
        <w:rPr>
          <w:rFonts w:hint="eastAsia"/>
        </w:rPr>
        <w:t>)*smoothed_prev</w:t>
      </w:r>
      <w:r>
        <w:rPr>
          <w:rFonts w:hint="eastAsia"/>
        </w:rPr>
        <w:t>。</w:t>
      </w:r>
    </w:p>
    <w:p w14:paraId="646EA09D" w14:textId="77777777" w:rsidR="00FD6543" w:rsidRDefault="00000000">
      <w:pPr>
        <w:pStyle w:val="a5"/>
        <w:ind w:firstLine="480"/>
      </w:pPr>
      <w:r>
        <w:rPr>
          <w:rFonts w:hint="eastAsia"/>
        </w:rPr>
        <w:t>平滑结果同时推送给图表前端（</w:t>
      </w:r>
      <w:r>
        <w:rPr>
          <w:rFonts w:hint="eastAsia"/>
        </w:rPr>
        <w:t>updateChart</w:t>
      </w:r>
      <w:r>
        <w:rPr>
          <w:rFonts w:hint="eastAsia"/>
        </w:rPr>
        <w:t>）。</w:t>
      </w:r>
    </w:p>
    <w:p w14:paraId="4A320805" w14:textId="77777777" w:rsidR="00FD6543" w:rsidRDefault="00000000">
      <w:pPr>
        <w:pStyle w:val="3"/>
      </w:pPr>
      <w:r>
        <w:rPr>
          <w:rFonts w:hint="eastAsia"/>
        </w:rPr>
        <w:t>4.5.6</w:t>
      </w:r>
      <w:r>
        <w:t>标注与校准层：数据驱动映射</w:t>
      </w:r>
    </w:p>
    <w:p w14:paraId="7D1A663C" w14:textId="77777777" w:rsidR="00FD6543" w:rsidRDefault="00000000">
      <w:pPr>
        <w:pStyle w:val="a5"/>
        <w:ind w:firstLine="480"/>
      </w:pPr>
      <w:r>
        <w:rPr>
          <w:rFonts w:hint="eastAsia"/>
        </w:rPr>
        <w:t>输入：人脸情绪标注</w:t>
      </w:r>
      <w:r>
        <w:rPr>
          <w:rFonts w:hint="eastAsia"/>
        </w:rPr>
        <w:t xml:space="preserve"> CSV</w:t>
      </w:r>
      <w:r>
        <w:rPr>
          <w:rFonts w:hint="eastAsia"/>
        </w:rPr>
        <w:t>（</w:t>
      </w:r>
      <w:r>
        <w:rPr>
          <w:rFonts w:hint="eastAsia"/>
        </w:rPr>
        <w:t>emotion_gt</w:t>
      </w:r>
      <w:r>
        <w:rPr>
          <w:rFonts w:hint="eastAsia"/>
        </w:rPr>
        <w:t>）；帧级专注度标签</w:t>
      </w:r>
      <w:r>
        <w:rPr>
          <w:rFonts w:hint="eastAsia"/>
        </w:rPr>
        <w:t xml:space="preserve"> CSV</w:t>
      </w:r>
      <w:r>
        <w:rPr>
          <w:rFonts w:hint="eastAsia"/>
        </w:rPr>
        <w:t>（</w:t>
      </w:r>
      <w:r>
        <w:rPr>
          <w:rFonts w:hint="eastAsia"/>
        </w:rPr>
        <w:t>focus_level_gt</w:t>
      </w:r>
      <w:r>
        <w:rPr>
          <w:rFonts w:hint="eastAsia"/>
        </w:rPr>
        <w:t>）。</w:t>
      </w:r>
    </w:p>
    <w:p w14:paraId="78D0FC43" w14:textId="77777777" w:rsidR="00FD6543" w:rsidRDefault="00000000">
      <w:pPr>
        <w:pStyle w:val="a5"/>
        <w:ind w:firstLine="480"/>
      </w:pPr>
      <w:r>
        <w:rPr>
          <w:rFonts w:hint="eastAsia"/>
        </w:rPr>
        <w:t>处理：</w:t>
      </w:r>
    </w:p>
    <w:p w14:paraId="2F5EBA94" w14:textId="77777777" w:rsidR="00FD6543" w:rsidRDefault="00000000">
      <w:pPr>
        <w:pStyle w:val="a5"/>
        <w:ind w:firstLine="480"/>
      </w:pPr>
      <w:r>
        <w:rPr>
          <w:rFonts w:hint="eastAsia"/>
        </w:rPr>
        <w:t xml:space="preserve">focus_level_gt </w:t>
      </w:r>
      <w:r>
        <w:rPr>
          <w:rFonts w:hint="eastAsia"/>
        </w:rPr>
        <w:t>先映射到数值（</w:t>
      </w:r>
      <w:r>
        <w:rPr>
          <w:rFonts w:hint="eastAsia"/>
        </w:rPr>
        <w:t>high/mid/low</w:t>
      </w:r>
      <w:r>
        <w:rPr>
          <w:rFonts w:hint="eastAsia"/>
        </w:rPr>
        <w:t>→数值）。按</w:t>
      </w:r>
      <w:r>
        <w:rPr>
          <w:rFonts w:hint="eastAsia"/>
        </w:rPr>
        <w:t xml:space="preserve"> image </w:t>
      </w:r>
      <w:r>
        <w:rPr>
          <w:rFonts w:hint="eastAsia"/>
        </w:rPr>
        <w:t>对齐</w:t>
      </w:r>
      <w:r>
        <w:rPr>
          <w:rFonts w:hint="eastAsia"/>
        </w:rPr>
        <w:t xml:space="preserve"> face </w:t>
      </w:r>
      <w:r>
        <w:rPr>
          <w:rFonts w:hint="eastAsia"/>
        </w:rPr>
        <w:t>与</w:t>
      </w:r>
      <w:r>
        <w:rPr>
          <w:rFonts w:hint="eastAsia"/>
        </w:rPr>
        <w:t xml:space="preserve"> frame </w:t>
      </w:r>
      <w:r>
        <w:rPr>
          <w:rFonts w:hint="eastAsia"/>
        </w:rPr>
        <w:t>标签。按情绪类别汇总对应专注度样本。取类别均值生成</w:t>
      </w:r>
      <w:r>
        <w:rPr>
          <w:rFonts w:hint="eastAsia"/>
        </w:rPr>
        <w:t xml:space="preserve"> </w:t>
      </w:r>
      <w:r>
        <w:rPr>
          <w:rFonts w:hint="eastAsia"/>
        </w:rPr>
        <w:lastRenderedPageBreak/>
        <w:t>emotion_score_map</w:t>
      </w:r>
      <w:r>
        <w:rPr>
          <w:rFonts w:hint="eastAsia"/>
        </w:rPr>
        <w:t>。输出</w:t>
      </w:r>
      <w:r>
        <w:rPr>
          <w:rFonts w:hint="eastAsia"/>
        </w:rPr>
        <w:t xml:space="preserve"> focus_mapping_calibrated.json</w:t>
      </w:r>
      <w:r>
        <w:rPr>
          <w:rFonts w:hint="eastAsia"/>
        </w:rPr>
        <w:t>，在线阶段加载使用。</w:t>
      </w:r>
    </w:p>
    <w:p w14:paraId="03882796" w14:textId="77777777" w:rsidR="00FD6543" w:rsidRDefault="00FD6543">
      <w:pPr>
        <w:pStyle w:val="a5"/>
        <w:ind w:firstLine="480"/>
      </w:pPr>
    </w:p>
    <w:p w14:paraId="7E39C502" w14:textId="77777777" w:rsidR="00FD6543" w:rsidRDefault="00FD6543">
      <w:pPr>
        <w:pStyle w:val="a5"/>
        <w:ind w:firstLine="480"/>
      </w:pPr>
    </w:p>
    <w:p w14:paraId="5C186955" w14:textId="77777777" w:rsidR="00FD6543" w:rsidRDefault="00FD6543">
      <w:pPr>
        <w:pStyle w:val="a5"/>
        <w:ind w:firstLine="480"/>
      </w:pPr>
    </w:p>
    <w:p w14:paraId="7A9AFCBF" w14:textId="77777777" w:rsidR="00FD6543" w:rsidRDefault="00FD6543">
      <w:pPr>
        <w:pStyle w:val="a5"/>
        <w:ind w:firstLine="480"/>
      </w:pPr>
    </w:p>
    <w:p w14:paraId="1B16F8C1" w14:textId="77777777" w:rsidR="00FD6543" w:rsidRDefault="00FD6543">
      <w:pPr>
        <w:pStyle w:val="a5"/>
        <w:ind w:firstLine="480"/>
      </w:pPr>
    </w:p>
    <w:p w14:paraId="5C52A6BA" w14:textId="77777777" w:rsidR="00FD6543" w:rsidRDefault="00FD6543">
      <w:pPr>
        <w:pStyle w:val="a5"/>
        <w:ind w:firstLine="480"/>
      </w:pPr>
    </w:p>
    <w:p w14:paraId="06ECBFD0" w14:textId="77777777" w:rsidR="00FD6543" w:rsidRDefault="00FD6543">
      <w:pPr>
        <w:pStyle w:val="a5"/>
        <w:ind w:firstLine="480"/>
      </w:pPr>
    </w:p>
    <w:p w14:paraId="4775DD4E" w14:textId="77777777" w:rsidR="00FD6543" w:rsidRDefault="00FD6543">
      <w:pPr>
        <w:pStyle w:val="a5"/>
        <w:ind w:firstLine="480"/>
      </w:pPr>
    </w:p>
    <w:p w14:paraId="76FCE76B" w14:textId="77777777" w:rsidR="00FD6543" w:rsidRDefault="00FD6543">
      <w:pPr>
        <w:pStyle w:val="a5"/>
        <w:ind w:firstLine="480"/>
      </w:pPr>
    </w:p>
    <w:p w14:paraId="5717F640" w14:textId="77777777" w:rsidR="00FD6543" w:rsidRDefault="00FD6543">
      <w:pPr>
        <w:pStyle w:val="a5"/>
        <w:ind w:firstLine="480"/>
      </w:pPr>
    </w:p>
    <w:p w14:paraId="427E3D52" w14:textId="77777777" w:rsidR="00FD6543" w:rsidRDefault="00FD6543">
      <w:pPr>
        <w:pStyle w:val="a5"/>
        <w:ind w:firstLine="480"/>
      </w:pPr>
    </w:p>
    <w:p w14:paraId="08D11A75" w14:textId="77777777" w:rsidR="00FD6543" w:rsidRDefault="00FD6543">
      <w:pPr>
        <w:pStyle w:val="a5"/>
        <w:ind w:firstLine="480"/>
      </w:pPr>
    </w:p>
    <w:p w14:paraId="55F7C565" w14:textId="77777777" w:rsidR="00FD6543" w:rsidRDefault="00FD6543">
      <w:pPr>
        <w:pStyle w:val="a5"/>
        <w:ind w:firstLine="480"/>
      </w:pPr>
    </w:p>
    <w:p w14:paraId="31624BE4" w14:textId="77777777" w:rsidR="00FD6543" w:rsidRDefault="00FD6543">
      <w:pPr>
        <w:pStyle w:val="a5"/>
        <w:ind w:firstLine="480"/>
      </w:pPr>
    </w:p>
    <w:p w14:paraId="3D0AB3D3" w14:textId="77777777" w:rsidR="00FD6543" w:rsidRDefault="00FD6543">
      <w:pPr>
        <w:pStyle w:val="a5"/>
        <w:ind w:firstLine="480"/>
      </w:pPr>
    </w:p>
    <w:p w14:paraId="23905580" w14:textId="77777777" w:rsidR="00FD6543" w:rsidRDefault="00FD6543">
      <w:pPr>
        <w:pStyle w:val="a5"/>
        <w:ind w:firstLine="480"/>
      </w:pPr>
    </w:p>
    <w:p w14:paraId="2B72D912" w14:textId="77777777" w:rsidR="00FD6543" w:rsidRDefault="00FD6543">
      <w:pPr>
        <w:pStyle w:val="a5"/>
        <w:ind w:firstLine="480"/>
      </w:pPr>
    </w:p>
    <w:p w14:paraId="3B49730C" w14:textId="77777777" w:rsidR="00FD6543" w:rsidRDefault="00FD6543">
      <w:pPr>
        <w:pStyle w:val="a5"/>
        <w:ind w:firstLine="480"/>
      </w:pPr>
    </w:p>
    <w:p w14:paraId="13AF3E96" w14:textId="77777777" w:rsidR="00FD6543" w:rsidRDefault="00FD6543">
      <w:pPr>
        <w:pStyle w:val="a5"/>
        <w:ind w:firstLine="480"/>
      </w:pPr>
    </w:p>
    <w:p w14:paraId="107309C0" w14:textId="77777777" w:rsidR="00FD6543" w:rsidRDefault="00FD6543">
      <w:pPr>
        <w:pStyle w:val="a5"/>
        <w:ind w:firstLine="480"/>
      </w:pPr>
    </w:p>
    <w:p w14:paraId="4DD57196" w14:textId="77777777" w:rsidR="00FD6543" w:rsidRDefault="00FD6543">
      <w:pPr>
        <w:pStyle w:val="a5"/>
        <w:ind w:firstLine="480"/>
      </w:pPr>
    </w:p>
    <w:p w14:paraId="1378B388" w14:textId="77777777" w:rsidR="00FD6543" w:rsidRDefault="00FD6543">
      <w:pPr>
        <w:pStyle w:val="a5"/>
        <w:ind w:firstLine="480"/>
      </w:pPr>
    </w:p>
    <w:p w14:paraId="5C51D6B8" w14:textId="77777777" w:rsidR="00FD6543" w:rsidRDefault="00FD6543">
      <w:pPr>
        <w:pStyle w:val="a5"/>
        <w:ind w:firstLine="480"/>
      </w:pPr>
    </w:p>
    <w:p w14:paraId="511AFE69" w14:textId="77777777" w:rsidR="00FD6543" w:rsidRDefault="00FD6543">
      <w:pPr>
        <w:pStyle w:val="a5"/>
        <w:ind w:firstLine="480"/>
      </w:pPr>
    </w:p>
    <w:p w14:paraId="4AFA7CB7" w14:textId="77777777" w:rsidR="00FD6543" w:rsidRDefault="00FD6543">
      <w:pPr>
        <w:pStyle w:val="a5"/>
        <w:ind w:firstLine="480"/>
      </w:pPr>
    </w:p>
    <w:p w14:paraId="6D08C1F4" w14:textId="77777777" w:rsidR="00FD6543" w:rsidRDefault="00FD6543">
      <w:pPr>
        <w:pStyle w:val="a5"/>
        <w:ind w:firstLine="480"/>
      </w:pPr>
    </w:p>
    <w:p w14:paraId="44FDB8D8" w14:textId="77777777" w:rsidR="00FD6543" w:rsidRDefault="00FD6543">
      <w:pPr>
        <w:pStyle w:val="a5"/>
        <w:ind w:firstLine="480"/>
      </w:pPr>
    </w:p>
    <w:p w14:paraId="1845BC4E" w14:textId="77777777" w:rsidR="00FD6543" w:rsidRDefault="00000000">
      <w:pPr>
        <w:pStyle w:val="1"/>
        <w:rPr>
          <w:rFonts w:hint="eastAsia"/>
        </w:rPr>
      </w:pPr>
      <w:bookmarkStart w:id="47" w:name="_Toc230352983"/>
      <w:r>
        <w:lastRenderedPageBreak/>
        <w:t>系统实现</w:t>
      </w:r>
      <w:bookmarkEnd w:id="47"/>
    </w:p>
    <w:p w14:paraId="3E5F9864" w14:textId="77777777" w:rsidR="00FD6543" w:rsidRDefault="00000000">
      <w:pPr>
        <w:pStyle w:val="2"/>
        <w:rPr>
          <w:rFonts w:hint="eastAsia"/>
        </w:rPr>
      </w:pPr>
      <w:bookmarkStart w:id="48" w:name="_Toc230352984"/>
      <w:r>
        <w:rPr>
          <w:rFonts w:hint="eastAsia"/>
        </w:rPr>
        <w:t>5</w:t>
      </w:r>
      <w:r>
        <w:t>.1 开发环境与技术栈</w:t>
      </w:r>
      <w:bookmarkEnd w:id="48"/>
    </w:p>
    <w:p w14:paraId="2E41E2F5" w14:textId="77777777" w:rsidR="00FD6543" w:rsidRDefault="00000000">
      <w:pPr>
        <w:pStyle w:val="a5"/>
        <w:ind w:firstLine="480"/>
      </w:pPr>
      <w:r>
        <w:rPr>
          <w:rFonts w:hint="eastAsia"/>
        </w:rPr>
        <w:t>为了达到对课堂注意力的即时检测和显示的目的，本文主要使用</w:t>
      </w:r>
      <w:r>
        <w:rPr>
          <w:rFonts w:hint="eastAsia"/>
        </w:rPr>
        <w:t>Python</w:t>
      </w:r>
      <w:r>
        <w:rPr>
          <w:rFonts w:hint="eastAsia"/>
        </w:rPr>
        <w:t>语言来构建系统，主要包含算法处理、界面交互、数据存储、报告输出这四个部分。技术栈如下图所示：界面和交互层用</w:t>
      </w:r>
      <w:r>
        <w:rPr>
          <w:rFonts w:hint="eastAsia"/>
        </w:rPr>
        <w:t>PyQt5</w:t>
      </w:r>
      <w:r>
        <w:rPr>
          <w:rFonts w:hint="eastAsia"/>
        </w:rPr>
        <w:t>创建桌面应用的界面，把视频显示和图表面板联动起来。视觉分析层使用</w:t>
      </w:r>
      <w:r>
        <w:rPr>
          <w:rFonts w:hint="eastAsia"/>
        </w:rPr>
        <w:t>YOLO</w:t>
      </w:r>
      <w:r>
        <w:rPr>
          <w:rFonts w:hint="eastAsia"/>
        </w:rPr>
        <w:t>系列模型做人脸检测，用深度学习的情绪识别模型做面部情绪分类；数据管理层使用</w:t>
      </w:r>
      <w:r>
        <w:rPr>
          <w:rFonts w:hint="eastAsia"/>
        </w:rPr>
        <w:t>SQLite</w:t>
      </w:r>
      <w:r>
        <w:rPr>
          <w:rFonts w:hint="eastAsia"/>
        </w:rPr>
        <w:t>作为本地数据库，存储帧级、人脸级分析结果</w:t>
      </w:r>
      <w:r>
        <w:rPr>
          <w:rFonts w:hint="eastAsia"/>
        </w:rPr>
        <w:t>;</w:t>
      </w:r>
      <w:r>
        <w:rPr>
          <w:rFonts w:hint="eastAsia"/>
        </w:rPr>
        <w:t>离线分析层用</w:t>
      </w:r>
      <w:r>
        <w:rPr>
          <w:rFonts w:hint="eastAsia"/>
        </w:rPr>
        <w:t>Python</w:t>
      </w:r>
      <w:r>
        <w:rPr>
          <w:rFonts w:hint="eastAsia"/>
        </w:rPr>
        <w:t>脚本生成统计报表、趋势图等，可以进行教学复盘。</w:t>
      </w:r>
    </w:p>
    <w:p w14:paraId="7039EB2B" w14:textId="77777777" w:rsidR="00FD6543" w:rsidRDefault="00000000">
      <w:pPr>
        <w:pStyle w:val="afb"/>
        <w:rPr>
          <w:rFonts w:hint="eastAsia"/>
        </w:rPr>
      </w:pPr>
      <w:r>
        <w:rPr>
          <w:noProof/>
        </w:rPr>
        <w:drawing>
          <wp:inline distT="0" distB="0" distL="0" distR="0" wp14:anchorId="257EFEFE" wp14:editId="14092BFF">
            <wp:extent cx="5274310" cy="2187575"/>
            <wp:effectExtent l="0" t="0" r="2540" b="3175"/>
            <wp:docPr id="1663985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5038" name="图片 1"/>
                    <pic:cNvPicPr>
                      <a:picLocks noChangeAspect="1"/>
                    </pic:cNvPicPr>
                  </pic:nvPicPr>
                  <pic:blipFill>
                    <a:blip r:embed="rId32"/>
                    <a:stretch>
                      <a:fillRect/>
                    </a:stretch>
                  </pic:blipFill>
                  <pic:spPr>
                    <a:xfrm>
                      <a:off x="0" y="0"/>
                      <a:ext cx="5274310" cy="2187575"/>
                    </a:xfrm>
                    <a:prstGeom prst="rect">
                      <a:avLst/>
                    </a:prstGeom>
                  </pic:spPr>
                </pic:pic>
              </a:graphicData>
            </a:graphic>
          </wp:inline>
        </w:drawing>
      </w:r>
    </w:p>
    <w:p w14:paraId="0504A0C5" w14:textId="77777777" w:rsidR="00FD6543" w:rsidRDefault="00000000">
      <w:pPr>
        <w:pStyle w:val="afd"/>
        <w:ind w:firstLine="422"/>
      </w:pPr>
      <w:r>
        <w:rPr>
          <w:rFonts w:hint="eastAsia"/>
        </w:rPr>
        <w:t>图</w:t>
      </w:r>
      <w:r>
        <w:rPr>
          <w:rFonts w:hint="eastAsia"/>
        </w:rPr>
        <w:t xml:space="preserve">5  </w:t>
      </w:r>
      <w:r>
        <w:t>系统整体架构流程图</w:t>
      </w:r>
    </w:p>
    <w:p w14:paraId="254B1908" w14:textId="77777777" w:rsidR="00FD6543" w:rsidRDefault="00000000">
      <w:pPr>
        <w:pStyle w:val="a5"/>
        <w:ind w:firstLine="480"/>
      </w:pPr>
      <w:r>
        <w:rPr>
          <w:rFonts w:hint="eastAsia"/>
        </w:rPr>
        <w:t>该技术方案有部署门槛低、可维护性好等特点，适合课堂场景的快速验证。</w:t>
      </w:r>
    </w:p>
    <w:p w14:paraId="33BA00E8" w14:textId="77777777" w:rsidR="00FD6543" w:rsidRDefault="00000000">
      <w:pPr>
        <w:pStyle w:val="2"/>
        <w:rPr>
          <w:rFonts w:hint="eastAsia"/>
        </w:rPr>
      </w:pPr>
      <w:bookmarkStart w:id="49" w:name="_Toc230352985"/>
      <w:r>
        <w:rPr>
          <w:rFonts w:hint="eastAsia"/>
        </w:rPr>
        <w:t>5</w:t>
      </w:r>
      <w:r>
        <w:t>.2 系统总体实现结构</w:t>
      </w:r>
      <w:bookmarkEnd w:id="49"/>
    </w:p>
    <w:p w14:paraId="00BCAA3D" w14:textId="77777777" w:rsidR="00FD6543" w:rsidRDefault="00000000">
      <w:pPr>
        <w:pStyle w:val="a5"/>
        <w:ind w:firstLine="480"/>
      </w:pPr>
      <w:r>
        <w:t>系统采用模块化的思想，主要由人脸检测模块、情绪识别模块、专注度计算模块、实时可视化模块、数据存储和离线报告模块这五个模块组成。各个模块之间通过统一的数据流来衔接，视频帧输入后先做人脸检测，再做人脸情绪识别，识别结果送到专注度计算模块后输出帧级分数，分数一方面显示在界面上，另一方面存入数据库进行离线统计。</w:t>
      </w:r>
    </w:p>
    <w:p w14:paraId="6BCC975B" w14:textId="77777777" w:rsidR="00FD6543" w:rsidRDefault="00000000">
      <w:pPr>
        <w:pStyle w:val="afb"/>
        <w:rPr>
          <w:rFonts w:hint="eastAsia"/>
        </w:rPr>
      </w:pPr>
      <w:r>
        <w:rPr>
          <w:noProof/>
        </w:rPr>
        <w:lastRenderedPageBreak/>
        <w:drawing>
          <wp:inline distT="0" distB="0" distL="0" distR="0" wp14:anchorId="3EE98152" wp14:editId="1F12FCA9">
            <wp:extent cx="5274310" cy="2266950"/>
            <wp:effectExtent l="0" t="0" r="2540" b="0"/>
            <wp:docPr id="1350997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97916" name="图片 1"/>
                    <pic:cNvPicPr>
                      <a:picLocks noChangeAspect="1"/>
                    </pic:cNvPicPr>
                  </pic:nvPicPr>
                  <pic:blipFill>
                    <a:blip r:embed="rId33"/>
                    <a:stretch>
                      <a:fillRect/>
                    </a:stretch>
                  </pic:blipFill>
                  <pic:spPr>
                    <a:xfrm>
                      <a:off x="0" y="0"/>
                      <a:ext cx="5274310" cy="2266950"/>
                    </a:xfrm>
                    <a:prstGeom prst="rect">
                      <a:avLst/>
                    </a:prstGeom>
                  </pic:spPr>
                </pic:pic>
              </a:graphicData>
            </a:graphic>
          </wp:inline>
        </w:drawing>
      </w:r>
    </w:p>
    <w:p w14:paraId="4C66AAEE" w14:textId="77777777" w:rsidR="00FD6543" w:rsidRDefault="00000000">
      <w:pPr>
        <w:pStyle w:val="afd"/>
        <w:ind w:firstLine="422"/>
      </w:pPr>
      <w:r>
        <w:rPr>
          <w:rFonts w:hint="eastAsia"/>
        </w:rPr>
        <w:t>图</w:t>
      </w:r>
      <w:r>
        <w:rPr>
          <w:rFonts w:hint="eastAsia"/>
        </w:rPr>
        <w:t xml:space="preserve">6  </w:t>
      </w:r>
      <w:r>
        <w:t>系统模块运行流程图</w:t>
      </w:r>
    </w:p>
    <w:p w14:paraId="6DA102A0" w14:textId="77777777" w:rsidR="00FD6543" w:rsidRDefault="00000000">
      <w:pPr>
        <w:pStyle w:val="2"/>
        <w:rPr>
          <w:rFonts w:hint="eastAsia"/>
        </w:rPr>
      </w:pPr>
      <w:bookmarkStart w:id="50" w:name="_Toc230352986"/>
      <w:r>
        <w:rPr>
          <w:rFonts w:hint="eastAsia"/>
        </w:rPr>
        <w:t>5</w:t>
      </w:r>
      <w:r>
        <w:t>.3 核心功能模块实现</w:t>
      </w:r>
      <w:bookmarkEnd w:id="50"/>
    </w:p>
    <w:p w14:paraId="36377533" w14:textId="77777777" w:rsidR="00FD6543" w:rsidRDefault="00000000">
      <w:pPr>
        <w:pStyle w:val="3"/>
      </w:pPr>
      <w:r>
        <w:t>4.3.</w:t>
      </w:r>
      <w:r>
        <w:rPr>
          <w:rFonts w:hint="eastAsia"/>
        </w:rPr>
        <w:t>1</w:t>
      </w:r>
      <w:r>
        <w:t>人脸检测模块实现</w:t>
      </w:r>
    </w:p>
    <w:p w14:paraId="15F182DB" w14:textId="77777777" w:rsidR="00FD6543" w:rsidRDefault="00000000">
      <w:pPr>
        <w:pStyle w:val="a5"/>
        <w:ind w:firstLine="480"/>
      </w:pPr>
      <w:r>
        <w:rPr>
          <w:rFonts w:hint="eastAsia"/>
        </w:rPr>
        <w:t>在推理周期内，系统就会调用</w:t>
      </w:r>
      <w:r>
        <w:rPr>
          <w:rFonts w:hint="eastAsia"/>
        </w:rPr>
        <w:t>YOLO</w:t>
      </w:r>
      <w:r>
        <w:rPr>
          <w:rFonts w:hint="eastAsia"/>
        </w:rPr>
        <w:t>模型做人脸检测，得到候选框的坐标。为了减少课堂环境下误检的情况，系统中加入了最小人脸尺寸阈值、人脸框宽高比的约束。过滤之后的人脸框结果被用来做情绪识别和画面标注。</w:t>
      </w:r>
    </w:p>
    <w:p w14:paraId="6A348B6E" w14:textId="77777777" w:rsidR="00FD6543" w:rsidRDefault="00000000">
      <w:pPr>
        <w:pStyle w:val="a5"/>
        <w:ind w:firstLine="480"/>
      </w:pPr>
      <w:r>
        <w:rPr>
          <w:rFonts w:hint="eastAsia"/>
        </w:rPr>
        <w:t>系统采用抽帧推理和中间帧复用相结合的方式，以达到速度与稳定性的平衡，在每一帧中不进行完整的推理，在某些帧中使用上一轮的结果来完成推理，从而提高系统的实时性。</w:t>
      </w:r>
    </w:p>
    <w:p w14:paraId="060E5033" w14:textId="77777777" w:rsidR="00FD6543" w:rsidRDefault="00000000">
      <w:pPr>
        <w:pStyle w:val="3"/>
      </w:pPr>
      <w:r>
        <w:t>4.3.</w:t>
      </w:r>
      <w:r>
        <w:rPr>
          <w:rFonts w:hint="eastAsia"/>
        </w:rPr>
        <w:t>2</w:t>
      </w:r>
      <w:r>
        <w:t xml:space="preserve"> </w:t>
      </w:r>
      <w:r>
        <w:t>情绪识别模块实现</w:t>
      </w:r>
    </w:p>
    <w:p w14:paraId="7192CB65" w14:textId="77777777" w:rsidR="00FD6543" w:rsidRDefault="00000000">
      <w:pPr>
        <w:pStyle w:val="a5"/>
        <w:ind w:firstLine="480"/>
      </w:pPr>
      <w:r>
        <w:t>对每一个脸部分别进行图像裁剪、颜色空间变换之后调用情绪识别模型得到各个类别的概率分布。模型返回的情绪标签和置信度，系统取置信度最高的一个类进行显示，保留全部的概率分布来计算专注度概率加权结果。对低置信度结果设阈值，去掉噪声影响。</w:t>
      </w:r>
    </w:p>
    <w:p w14:paraId="659A10EC" w14:textId="77777777" w:rsidR="00FD6543" w:rsidRDefault="00000000">
      <w:pPr>
        <w:pStyle w:val="3"/>
      </w:pPr>
      <w:r>
        <w:t>4.3.</w:t>
      </w:r>
      <w:r>
        <w:rPr>
          <w:rFonts w:hint="eastAsia"/>
        </w:rPr>
        <w:t>3</w:t>
      </w:r>
      <w:r>
        <w:t xml:space="preserve"> </w:t>
      </w:r>
      <w:r>
        <w:t>专注度计算与平滑实现</w:t>
      </w:r>
    </w:p>
    <w:p w14:paraId="0459DE65" w14:textId="77777777" w:rsidR="00FD6543" w:rsidRDefault="00000000">
      <w:pPr>
        <w:pStyle w:val="a5"/>
        <w:ind w:firstLine="480"/>
      </w:pPr>
      <w:r>
        <w:rPr>
          <w:rFonts w:hint="eastAsia"/>
        </w:rPr>
        <w:t>专注度计算流程分为三步：</w:t>
      </w:r>
    </w:p>
    <w:p w14:paraId="06B57534" w14:textId="77777777" w:rsidR="00FD6543" w:rsidRDefault="00000000">
      <w:pPr>
        <w:pStyle w:val="a5"/>
        <w:ind w:firstLine="480"/>
      </w:pPr>
      <w:r>
        <w:rPr>
          <w:rFonts w:hint="eastAsia"/>
        </w:rPr>
        <w:t>单人评分是根据情绪概率分布和映射表来计算出每个人的脸部专注度，得到每个人的专注度。</w:t>
      </w:r>
    </w:p>
    <w:p w14:paraId="7A5DFB51" w14:textId="77777777" w:rsidR="00FD6543" w:rsidRDefault="00000000">
      <w:pPr>
        <w:pStyle w:val="a5"/>
        <w:ind w:firstLine="480"/>
      </w:pPr>
      <w:r>
        <w:rPr>
          <w:rFonts w:hint="eastAsia"/>
        </w:rPr>
        <w:t>帧级聚合就是将同帧所有的有效人脸分数取平均值得到当前帧的专注度。</w:t>
      </w:r>
    </w:p>
    <w:p w14:paraId="027F51CF" w14:textId="77777777" w:rsidR="00FD6543" w:rsidRDefault="00000000">
      <w:pPr>
        <w:pStyle w:val="a5"/>
        <w:ind w:firstLine="480"/>
      </w:pPr>
      <w:r>
        <w:rPr>
          <w:rFonts w:hint="eastAsia"/>
        </w:rPr>
        <w:t>时间</w:t>
      </w:r>
      <w:commentRangeStart w:id="51"/>
      <w:r>
        <w:rPr>
          <w:rFonts w:hint="eastAsia"/>
        </w:rPr>
        <w:t>平滑采用指数滑动平均法（</w:t>
      </w:r>
      <w:r>
        <w:rPr>
          <w:rFonts w:hint="eastAsia"/>
        </w:rPr>
        <w:t>EMA</w:t>
      </w:r>
      <w:r>
        <w:rPr>
          <w:rFonts w:hint="eastAsia"/>
        </w:rPr>
        <w:t>）</w:t>
      </w:r>
      <w:commentRangeEnd w:id="51"/>
      <w:r>
        <w:rPr>
          <w:rStyle w:val="aff3"/>
          <w:rFonts w:hint="eastAsia"/>
          <w:sz w:val="24"/>
          <w:szCs w:val="24"/>
        </w:rPr>
        <w:commentReference w:id="51"/>
      </w:r>
      <w:r>
        <w:rPr>
          <w:rFonts w:hint="eastAsia"/>
        </w:rPr>
        <w:t>，平滑分数的平滑系数作为参数进行</w:t>
      </w:r>
      <w:r>
        <w:rPr>
          <w:rFonts w:hint="eastAsia"/>
        </w:rPr>
        <w:lastRenderedPageBreak/>
        <w:t>平滑，得到比较稳定的趋势。</w:t>
      </w:r>
    </w:p>
    <w:p w14:paraId="280941D3" w14:textId="77777777" w:rsidR="00FD6543" w:rsidRDefault="00000000">
      <w:pPr>
        <w:pStyle w:val="a5"/>
        <w:ind w:firstLine="480"/>
      </w:pPr>
      <w:r>
        <w:rPr>
          <w:rFonts w:hint="eastAsia"/>
        </w:rPr>
        <w:t>本模块会输出当前平均分、平滑分，平滑分用来做图表上和低专注风险的判定。</w:t>
      </w:r>
    </w:p>
    <w:p w14:paraId="3376562C" w14:textId="77777777" w:rsidR="00FD6543" w:rsidRDefault="00000000">
      <w:pPr>
        <w:pStyle w:val="3"/>
      </w:pPr>
      <w:r>
        <w:t>4.3.</w:t>
      </w:r>
      <w:r>
        <w:rPr>
          <w:rFonts w:hint="eastAsia"/>
        </w:rPr>
        <w:t>4</w:t>
      </w:r>
      <w:r>
        <w:t xml:space="preserve"> </w:t>
      </w:r>
      <w:r>
        <w:t>实时可视化界面实现</w:t>
      </w:r>
    </w:p>
    <w:p w14:paraId="2CEA4F8F" w14:textId="77777777" w:rsidR="00FD6543" w:rsidRDefault="00000000">
      <w:pPr>
        <w:pStyle w:val="a5"/>
        <w:ind w:firstLine="480"/>
      </w:pPr>
      <w:r>
        <w:rPr>
          <w:rFonts w:hint="eastAsia"/>
        </w:rPr>
        <w:t>系统主界面用双面板的形式呈现出来，左边是实时的视频监控区，右边是专注度随时间变化的区。</w:t>
      </w:r>
    </w:p>
    <w:p w14:paraId="0B5647CC" w14:textId="77777777" w:rsidR="00FD6543" w:rsidRDefault="00000000">
      <w:pPr>
        <w:pStyle w:val="a5"/>
        <w:ind w:firstLine="480"/>
      </w:pPr>
      <w:r>
        <w:rPr>
          <w:rFonts w:hint="eastAsia"/>
        </w:rPr>
        <w:t>在视频画面中实时显示人脸框及对应的情绪、分数标签，使用</w:t>
      </w:r>
      <w:r>
        <w:rPr>
          <w:rFonts w:hint="eastAsia"/>
        </w:rPr>
        <w:t>webView</w:t>
      </w:r>
      <w:r>
        <w:rPr>
          <w:rFonts w:hint="eastAsia"/>
        </w:rPr>
        <w:t>展示专注度曲线，时间轴上可以连续观测。界面布局既有单帧细节又有整体趋势，利于教师对课堂的把握。</w:t>
      </w:r>
    </w:p>
    <w:p w14:paraId="0E2872A8" w14:textId="77777777" w:rsidR="00FD6543" w:rsidRDefault="00000000">
      <w:pPr>
        <w:pStyle w:val="afb"/>
        <w:rPr>
          <w:rFonts w:hint="eastAsia"/>
        </w:rPr>
      </w:pPr>
      <w:r>
        <w:rPr>
          <w:noProof/>
        </w:rPr>
        <w:drawing>
          <wp:inline distT="0" distB="0" distL="0" distR="0" wp14:anchorId="36739904" wp14:editId="0BC1FC15">
            <wp:extent cx="5274310" cy="3124200"/>
            <wp:effectExtent l="0" t="0" r="2540" b="0"/>
            <wp:docPr id="457544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44827" name="图片 1"/>
                    <pic:cNvPicPr>
                      <a:picLocks noChangeAspect="1"/>
                    </pic:cNvPicPr>
                  </pic:nvPicPr>
                  <pic:blipFill>
                    <a:blip r:embed="rId34"/>
                    <a:stretch>
                      <a:fillRect/>
                    </a:stretch>
                  </pic:blipFill>
                  <pic:spPr>
                    <a:xfrm>
                      <a:off x="0" y="0"/>
                      <a:ext cx="5274310" cy="3124200"/>
                    </a:xfrm>
                    <a:prstGeom prst="rect">
                      <a:avLst/>
                    </a:prstGeom>
                  </pic:spPr>
                </pic:pic>
              </a:graphicData>
            </a:graphic>
          </wp:inline>
        </w:drawing>
      </w:r>
    </w:p>
    <w:p w14:paraId="043EBD1E" w14:textId="77777777" w:rsidR="00FD6543" w:rsidRDefault="00000000">
      <w:pPr>
        <w:pStyle w:val="afd"/>
        <w:ind w:firstLine="422"/>
      </w:pPr>
      <w:r>
        <w:rPr>
          <w:rFonts w:hint="eastAsia"/>
        </w:rPr>
        <w:t>图</w:t>
      </w:r>
      <w:r>
        <w:rPr>
          <w:rFonts w:hint="eastAsia"/>
        </w:rPr>
        <w:t xml:space="preserve">7  </w:t>
      </w:r>
      <w:r>
        <w:rPr>
          <w:rFonts w:hint="eastAsia"/>
        </w:rPr>
        <w:t>可视化界面</w:t>
      </w:r>
    </w:p>
    <w:p w14:paraId="4E107060" w14:textId="77777777" w:rsidR="00FD6543" w:rsidRDefault="00000000">
      <w:pPr>
        <w:pStyle w:val="2"/>
        <w:rPr>
          <w:rFonts w:hint="eastAsia"/>
        </w:rPr>
      </w:pPr>
      <w:bookmarkStart w:id="52" w:name="_Toc230352987"/>
      <w:r>
        <w:rPr>
          <w:rFonts w:hint="eastAsia"/>
        </w:rPr>
        <w:t>5</w:t>
      </w:r>
      <w:r>
        <w:t>.4 数据存储模块实现</w:t>
      </w:r>
      <w:bookmarkEnd w:id="52"/>
    </w:p>
    <w:p w14:paraId="0EF6DF1F" w14:textId="77777777" w:rsidR="00FD6543" w:rsidRDefault="00000000">
      <w:pPr>
        <w:pStyle w:val="a5"/>
        <w:ind w:firstLine="480"/>
      </w:pPr>
      <w:r>
        <w:rPr>
          <w:rFonts w:hint="eastAsia"/>
        </w:rPr>
        <w:t>系统使用</w:t>
      </w:r>
      <w:commentRangeStart w:id="53"/>
      <w:r>
        <w:rPr>
          <w:rFonts w:hint="eastAsia"/>
        </w:rPr>
        <w:t>SQLite</w:t>
      </w:r>
      <w:r>
        <w:rPr>
          <w:rFonts w:hint="eastAsia"/>
        </w:rPr>
        <w:t>本地数据库</w:t>
      </w:r>
      <w:commentRangeEnd w:id="53"/>
      <w:r>
        <w:rPr>
          <w:rStyle w:val="aff3"/>
          <w:rFonts w:hint="eastAsia"/>
          <w:sz w:val="24"/>
          <w:szCs w:val="24"/>
        </w:rPr>
        <w:commentReference w:id="53"/>
      </w:r>
      <w:r>
        <w:rPr>
          <w:rFonts w:hint="eastAsia"/>
        </w:rPr>
        <w:t>，主要分为两个表，分别是</w:t>
      </w:r>
    </w:p>
    <w:p w14:paraId="66DE94C1" w14:textId="77777777" w:rsidR="00FD6543" w:rsidRDefault="00000000">
      <w:pPr>
        <w:pStyle w:val="a5"/>
        <w:ind w:firstLine="480"/>
      </w:pPr>
      <w:r>
        <w:rPr>
          <w:rFonts w:hint="eastAsia"/>
        </w:rPr>
        <w:t>frame_summary</w:t>
      </w:r>
      <w:r>
        <w:rPr>
          <w:rFonts w:hint="eastAsia"/>
        </w:rPr>
        <w:t>（帧级汇总表）：记录会话</w:t>
      </w:r>
      <w:r>
        <w:rPr>
          <w:rFonts w:hint="eastAsia"/>
        </w:rPr>
        <w:t>ID</w:t>
      </w:r>
      <w:r>
        <w:rPr>
          <w:rFonts w:hint="eastAsia"/>
        </w:rPr>
        <w:t>、时间戳、人脸数量、平均专注度、平滑专注度等信息，用作趋势统计。</w:t>
      </w:r>
    </w:p>
    <w:p w14:paraId="3E1678B5" w14:textId="77777777" w:rsidR="00FD6543" w:rsidRDefault="00000000">
      <w:pPr>
        <w:pStyle w:val="a5"/>
        <w:ind w:firstLine="480"/>
      </w:pPr>
      <w:r>
        <w:rPr>
          <w:rFonts w:hint="eastAsia"/>
        </w:rPr>
        <w:t>face_emotion_event</w:t>
      </w:r>
      <w:r>
        <w:rPr>
          <w:rFonts w:hint="eastAsia"/>
        </w:rPr>
        <w:t>（人脸事件表）：对每一个人脸的坐标、主情绪、置信度、专注分和原始预测结果都做详细的记录，用以进行细粒度的追溯分析。</w:t>
      </w:r>
    </w:p>
    <w:p w14:paraId="3AA30ADF" w14:textId="77777777" w:rsidR="00FD6543" w:rsidRDefault="00000000">
      <w:pPr>
        <w:pStyle w:val="2"/>
        <w:rPr>
          <w:rFonts w:hint="eastAsia"/>
        </w:rPr>
      </w:pPr>
      <w:bookmarkStart w:id="54" w:name="_Toc230352988"/>
      <w:r>
        <w:rPr>
          <w:rFonts w:hint="eastAsia"/>
        </w:rPr>
        <w:lastRenderedPageBreak/>
        <w:t>5</w:t>
      </w:r>
      <w:r>
        <w:t>.5 离线报告生成实现</w:t>
      </w:r>
      <w:bookmarkEnd w:id="54"/>
    </w:p>
    <w:p w14:paraId="44B55680" w14:textId="77777777" w:rsidR="00FD6543" w:rsidRDefault="00000000">
      <w:pPr>
        <w:pStyle w:val="a5"/>
        <w:ind w:firstLine="480"/>
      </w:pPr>
      <w:r>
        <w:rPr>
          <w:rFonts w:hint="eastAsia"/>
        </w:rPr>
        <w:t>为了支持教学过程的分析，系统给出了离线报告脚本。报告可以从数据库中得到总览指标（平均专注度、平均人数、低专注占比等），分钟级专注度趋势数据，情绪分布统计，低专注片段列表，</w:t>
      </w:r>
      <w:r>
        <w:rPr>
          <w:rFonts w:hint="eastAsia"/>
        </w:rPr>
        <w:t>Markdown</w:t>
      </w:r>
      <w:r>
        <w:rPr>
          <w:rFonts w:hint="eastAsia"/>
        </w:rPr>
        <w:t>报告和可选图表文件。</w:t>
      </w:r>
    </w:p>
    <w:p w14:paraId="774CB819" w14:textId="77777777" w:rsidR="00FD6543" w:rsidRDefault="00000000">
      <w:pPr>
        <w:pStyle w:val="a5"/>
        <w:ind w:firstLine="480"/>
      </w:pPr>
      <w:r>
        <w:rPr>
          <w:rFonts w:hint="eastAsia"/>
        </w:rPr>
        <w:t>该功能使系统由原来的“实时监控工具”变成了“教学分析工具”，提高了系统的应用价值。</w:t>
      </w:r>
    </w:p>
    <w:p w14:paraId="222A5979" w14:textId="77777777" w:rsidR="00FD6543" w:rsidRDefault="00000000">
      <w:pPr>
        <w:pStyle w:val="afb"/>
        <w:rPr>
          <w:rFonts w:hint="eastAsia"/>
        </w:rPr>
      </w:pPr>
      <w:r>
        <w:rPr>
          <w:rFonts w:hint="eastAsia"/>
          <w:noProof/>
        </w:rPr>
        <w:drawing>
          <wp:inline distT="0" distB="0" distL="0" distR="0" wp14:anchorId="2BF06C00" wp14:editId="416C0295">
            <wp:extent cx="5364480" cy="6102350"/>
            <wp:effectExtent l="0" t="0" r="7620" b="0"/>
            <wp:docPr id="6527990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99083" name="图片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373648" cy="6112779"/>
                    </a:xfrm>
                    <a:prstGeom prst="rect">
                      <a:avLst/>
                    </a:prstGeom>
                    <a:noFill/>
                  </pic:spPr>
                </pic:pic>
              </a:graphicData>
            </a:graphic>
          </wp:inline>
        </w:drawing>
      </w:r>
    </w:p>
    <w:p w14:paraId="389F4701" w14:textId="77777777" w:rsidR="00FD6543" w:rsidRDefault="00000000">
      <w:pPr>
        <w:pStyle w:val="afd"/>
        <w:ind w:firstLine="422"/>
      </w:pPr>
      <w:r>
        <w:rPr>
          <w:rFonts w:hint="eastAsia"/>
        </w:rPr>
        <w:t>图</w:t>
      </w:r>
      <w:r>
        <w:rPr>
          <w:rFonts w:hint="eastAsia"/>
        </w:rPr>
        <w:t xml:space="preserve">8  </w:t>
      </w:r>
      <w:r>
        <w:rPr>
          <w:rFonts w:hint="eastAsia"/>
        </w:rPr>
        <w:t>课堂专注度离线分析报告</w:t>
      </w:r>
    </w:p>
    <w:p w14:paraId="01D6DCDD" w14:textId="77777777" w:rsidR="00FD6543" w:rsidRDefault="00FD6543">
      <w:pPr>
        <w:pStyle w:val="afd"/>
        <w:ind w:firstLineChars="0" w:firstLine="0"/>
        <w:jc w:val="left"/>
      </w:pPr>
    </w:p>
    <w:p w14:paraId="0D64B56B" w14:textId="77777777" w:rsidR="00FD6543" w:rsidRDefault="00000000">
      <w:pPr>
        <w:pStyle w:val="1"/>
        <w:rPr>
          <w:rFonts w:hint="eastAsia"/>
        </w:rPr>
      </w:pPr>
      <w:bookmarkStart w:id="55" w:name="_Toc230352989"/>
      <w:r>
        <w:lastRenderedPageBreak/>
        <w:t>系统测试与结果分析</w:t>
      </w:r>
      <w:bookmarkEnd w:id="55"/>
    </w:p>
    <w:p w14:paraId="4E73D9E6" w14:textId="77777777" w:rsidR="00FD6543" w:rsidRDefault="00000000">
      <w:pPr>
        <w:pStyle w:val="2"/>
        <w:rPr>
          <w:rFonts w:hint="eastAsia"/>
        </w:rPr>
      </w:pPr>
      <w:bookmarkStart w:id="56" w:name="_Toc230352990"/>
      <w:r>
        <w:rPr>
          <w:rFonts w:hint="eastAsia"/>
        </w:rPr>
        <w:t>6</w:t>
      </w:r>
      <w:r>
        <w:t>.1 测试目的与测试环境</w:t>
      </w:r>
      <w:bookmarkEnd w:id="56"/>
    </w:p>
    <w:p w14:paraId="57022337" w14:textId="77777777" w:rsidR="00FD6543" w:rsidRDefault="00000000">
      <w:pPr>
        <w:pStyle w:val="3"/>
      </w:pPr>
      <w:r>
        <w:rPr>
          <w:rFonts w:hint="eastAsia"/>
        </w:rPr>
        <w:t>6</w:t>
      </w:r>
      <w:r>
        <w:t xml:space="preserve">.1.1 </w:t>
      </w:r>
      <w:r>
        <w:t>测试目的</w:t>
      </w:r>
    </w:p>
    <w:p w14:paraId="6E04BA37" w14:textId="77777777" w:rsidR="00FD6543" w:rsidRDefault="00000000">
      <w:pPr>
        <w:pStyle w:val="a5"/>
        <w:ind w:firstLine="480"/>
      </w:pPr>
      <w:r>
        <w:rPr>
          <w:rFonts w:hint="eastAsia"/>
        </w:rPr>
        <w:t>本章测试主要是对系统在真实的课堂视频环境下进行测试，主要考查以下几个方面</w:t>
      </w:r>
    </w:p>
    <w:p w14:paraId="180BEF80" w14:textId="77777777" w:rsidR="00FD6543" w:rsidRDefault="00000000">
      <w:pPr>
        <w:pStyle w:val="a5"/>
        <w:ind w:firstLine="480"/>
      </w:pPr>
      <w:r>
        <w:rPr>
          <w:rFonts w:hint="eastAsia"/>
        </w:rPr>
        <w:t>系统能否完成从人脸检测、情绪识别、专注度计算、曲线展示、数据存储等全部流程，实时输出是否连续稳定，是否有课堂辅助分析的价值，离线报告结果是否能反映课堂整体状态及时序变化的趋势。</w:t>
      </w:r>
    </w:p>
    <w:p w14:paraId="545DAC9A" w14:textId="77777777" w:rsidR="00FD6543" w:rsidRDefault="00000000">
      <w:pPr>
        <w:pStyle w:val="3"/>
        <w:rPr>
          <w:bCs/>
        </w:rPr>
      </w:pPr>
      <w:r>
        <w:rPr>
          <w:rFonts w:hint="eastAsia"/>
          <w:bCs/>
        </w:rPr>
        <w:t>6</w:t>
      </w:r>
      <w:r>
        <w:rPr>
          <w:bCs/>
        </w:rPr>
        <w:t xml:space="preserve">.1.2 </w:t>
      </w:r>
      <w:r>
        <w:rPr>
          <w:bCs/>
        </w:rPr>
        <w:t>测试环境</w:t>
      </w:r>
    </w:p>
    <w:p w14:paraId="4BA432D9" w14:textId="77777777" w:rsidR="00FD6543" w:rsidRDefault="00000000">
      <w:pPr>
        <w:pStyle w:val="a5"/>
        <w:ind w:firstLine="480"/>
      </w:pPr>
      <w:r>
        <w:rPr>
          <w:rFonts w:hint="eastAsia"/>
        </w:rPr>
        <w:t>系统测试是在通用开发环境中，用</w:t>
      </w:r>
      <w:r>
        <w:rPr>
          <w:rFonts w:hint="eastAsia"/>
        </w:rPr>
        <w:t>Python</w:t>
      </w:r>
      <w:r>
        <w:rPr>
          <w:rFonts w:hint="eastAsia"/>
        </w:rPr>
        <w:t>运行框架和本地视频输入的方式进行的。测试环境有：</w:t>
      </w:r>
    </w:p>
    <w:p w14:paraId="753F8FA3" w14:textId="77777777" w:rsidR="00FD6543" w:rsidRDefault="00000000">
      <w:pPr>
        <w:pStyle w:val="a5"/>
        <w:ind w:firstLine="480"/>
      </w:pPr>
      <w:r>
        <w:rPr>
          <w:rFonts w:hint="eastAsia"/>
        </w:rPr>
        <w:t>操作系统：</w:t>
      </w:r>
      <w:r>
        <w:rPr>
          <w:rFonts w:hint="eastAsia"/>
        </w:rPr>
        <w:t>Windows</w:t>
      </w:r>
      <w:r>
        <w:rPr>
          <w:rFonts w:hint="eastAsia"/>
        </w:rPr>
        <w:t>（开发与演示环境）</w:t>
      </w:r>
    </w:p>
    <w:p w14:paraId="22765422" w14:textId="77777777" w:rsidR="00FD6543" w:rsidRDefault="00000000">
      <w:pPr>
        <w:pStyle w:val="a5"/>
        <w:ind w:firstLine="480"/>
      </w:pPr>
      <w:r>
        <w:rPr>
          <w:rFonts w:hint="eastAsia"/>
        </w:rPr>
        <w:t>开发语言：</w:t>
      </w:r>
      <w:r>
        <w:rPr>
          <w:rFonts w:hint="eastAsia"/>
        </w:rPr>
        <w:t>Python</w:t>
      </w:r>
    </w:p>
    <w:p w14:paraId="30864FD4" w14:textId="77777777" w:rsidR="00FD6543" w:rsidRDefault="00000000">
      <w:pPr>
        <w:pStyle w:val="a5"/>
        <w:ind w:firstLine="480"/>
      </w:pPr>
      <w:r>
        <w:rPr>
          <w:rFonts w:hint="eastAsia"/>
        </w:rPr>
        <w:t>核心库：</w:t>
      </w:r>
      <w:r>
        <w:rPr>
          <w:rFonts w:hint="eastAsia"/>
        </w:rPr>
        <w:t>PyQt5</w:t>
      </w:r>
      <w:r>
        <w:rPr>
          <w:rFonts w:hint="eastAsia"/>
        </w:rPr>
        <w:t>、</w:t>
      </w:r>
      <w:r>
        <w:rPr>
          <w:rFonts w:hint="eastAsia"/>
        </w:rPr>
        <w:t>OpenCV</w:t>
      </w:r>
      <w:r>
        <w:rPr>
          <w:rFonts w:hint="eastAsia"/>
        </w:rPr>
        <w:t>、</w:t>
      </w:r>
      <w:r>
        <w:rPr>
          <w:rFonts w:hint="eastAsia"/>
        </w:rPr>
        <w:t>Ultralytics</w:t>
      </w:r>
      <w:r>
        <w:rPr>
          <w:rFonts w:hint="eastAsia"/>
        </w:rPr>
        <w:t>、</w:t>
      </w:r>
      <w:r>
        <w:rPr>
          <w:rFonts w:hint="eastAsia"/>
        </w:rPr>
        <w:t>Transformers</w:t>
      </w:r>
      <w:r>
        <w:rPr>
          <w:rFonts w:hint="eastAsia"/>
        </w:rPr>
        <w:t>、</w:t>
      </w:r>
      <w:r>
        <w:rPr>
          <w:rFonts w:hint="eastAsia"/>
        </w:rPr>
        <w:t>SQLite</w:t>
      </w:r>
    </w:p>
    <w:p w14:paraId="2BB149B0" w14:textId="77777777" w:rsidR="00FD6543" w:rsidRDefault="00000000">
      <w:pPr>
        <w:pStyle w:val="a5"/>
        <w:ind w:firstLine="480"/>
      </w:pPr>
      <w:r>
        <w:rPr>
          <w:rFonts w:hint="eastAsia"/>
        </w:rPr>
        <w:t>输入数据：课堂视频样本与人工标注数据</w:t>
      </w:r>
    </w:p>
    <w:p w14:paraId="414FCB9E" w14:textId="77777777" w:rsidR="00FD6543" w:rsidRDefault="00000000">
      <w:pPr>
        <w:pStyle w:val="a5"/>
        <w:ind w:firstLine="480"/>
      </w:pPr>
      <w:r>
        <w:rPr>
          <w:rFonts w:hint="eastAsia"/>
        </w:rPr>
        <w:t>输出结果包括实时监控界面、专注度曲线、</w:t>
      </w:r>
      <w:r>
        <w:rPr>
          <w:rFonts w:hint="eastAsia"/>
        </w:rPr>
        <w:t>SQLite</w:t>
      </w:r>
      <w:r>
        <w:rPr>
          <w:rFonts w:hint="eastAsia"/>
        </w:rPr>
        <w:t>数据库和离线报告文件。</w:t>
      </w:r>
    </w:p>
    <w:p w14:paraId="77FFD579" w14:textId="77777777" w:rsidR="00FD6543" w:rsidRDefault="00000000">
      <w:pPr>
        <w:pStyle w:val="2"/>
        <w:rPr>
          <w:rFonts w:hint="eastAsia"/>
        </w:rPr>
      </w:pPr>
      <w:bookmarkStart w:id="57" w:name="_Toc230352991"/>
      <w:r>
        <w:rPr>
          <w:rFonts w:hint="eastAsia"/>
        </w:rPr>
        <w:t>6</w:t>
      </w:r>
      <w:r>
        <w:t>.2 测试数据与评价指标</w:t>
      </w:r>
      <w:bookmarkEnd w:id="57"/>
    </w:p>
    <w:p w14:paraId="6F5A691D" w14:textId="77777777" w:rsidR="00FD6543" w:rsidRDefault="00000000">
      <w:pPr>
        <w:pStyle w:val="3"/>
      </w:pPr>
      <w:r>
        <w:rPr>
          <w:rFonts w:hint="eastAsia"/>
        </w:rPr>
        <w:t>6</w:t>
      </w:r>
      <w:r>
        <w:t xml:space="preserve">.2.1 </w:t>
      </w:r>
      <w:r>
        <w:t>测试数据来源</w:t>
      </w:r>
    </w:p>
    <w:p w14:paraId="2B3C0ADD" w14:textId="77777777" w:rsidR="00FD6543" w:rsidRDefault="00000000">
      <w:pPr>
        <w:pStyle w:val="a5"/>
        <w:ind w:firstLine="480"/>
      </w:pPr>
      <w:r>
        <w:rPr>
          <w:rFonts w:hint="eastAsia"/>
        </w:rPr>
        <w:t>系统测试数据主要包括两部分：</w:t>
      </w:r>
    </w:p>
    <w:p w14:paraId="3979934E" w14:textId="77777777" w:rsidR="00FD6543" w:rsidRDefault="00000000">
      <w:pPr>
        <w:pStyle w:val="a5"/>
        <w:ind w:firstLine="480"/>
      </w:pPr>
      <w:r>
        <w:rPr>
          <w:rFonts w:hint="eastAsia"/>
        </w:rPr>
        <w:t>课堂视频数据：用于实时检测与动态专注度分析；</w:t>
      </w:r>
    </w:p>
    <w:p w14:paraId="13BE4DA4" w14:textId="77777777" w:rsidR="00FD6543" w:rsidRDefault="00000000">
      <w:pPr>
        <w:pStyle w:val="a5"/>
        <w:ind w:firstLine="480"/>
      </w:pPr>
      <w:r>
        <w:rPr>
          <w:rFonts w:hint="eastAsia"/>
        </w:rPr>
        <w:t>人工标注的数据分为人脸情绪标注、帧级专注度标注、在场状态标注三种类型，用以建立情绪和专注度之间的对应关系。所有的标注均采用脚本半自动标注。</w:t>
      </w:r>
    </w:p>
    <w:p w14:paraId="3891B7B7" w14:textId="77777777" w:rsidR="00FD6543" w:rsidRDefault="00000000">
      <w:pPr>
        <w:pStyle w:val="afb"/>
        <w:rPr>
          <w:rFonts w:hint="eastAsia"/>
        </w:rPr>
      </w:pPr>
      <w:r>
        <w:rPr>
          <w:noProof/>
        </w:rPr>
        <w:lastRenderedPageBreak/>
        <w:drawing>
          <wp:inline distT="0" distB="0" distL="0" distR="0" wp14:anchorId="67ABEC03" wp14:editId="498A1FC8">
            <wp:extent cx="5273675" cy="4507230"/>
            <wp:effectExtent l="0" t="0" r="3175" b="7620"/>
            <wp:docPr id="1117031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1322" name="图片 1"/>
                    <pic:cNvPicPr>
                      <a:picLocks noChangeAspect="1"/>
                    </pic:cNvPicPr>
                  </pic:nvPicPr>
                  <pic:blipFill>
                    <a:blip r:embed="rId36"/>
                    <a:stretch>
                      <a:fillRect/>
                    </a:stretch>
                  </pic:blipFill>
                  <pic:spPr>
                    <a:xfrm>
                      <a:off x="0" y="0"/>
                      <a:ext cx="5281962" cy="4514328"/>
                    </a:xfrm>
                    <a:prstGeom prst="rect">
                      <a:avLst/>
                    </a:prstGeom>
                  </pic:spPr>
                </pic:pic>
              </a:graphicData>
            </a:graphic>
          </wp:inline>
        </w:drawing>
      </w:r>
    </w:p>
    <w:p w14:paraId="45AD9CA8" w14:textId="77777777" w:rsidR="00FD6543" w:rsidRDefault="00000000">
      <w:pPr>
        <w:pStyle w:val="afd"/>
        <w:ind w:firstLine="422"/>
      </w:pPr>
      <w:r>
        <w:rPr>
          <w:rFonts w:hint="eastAsia"/>
        </w:rPr>
        <w:t>图</w:t>
      </w:r>
      <w:r>
        <w:rPr>
          <w:rFonts w:hint="eastAsia"/>
        </w:rPr>
        <w:t xml:space="preserve">9  </w:t>
      </w:r>
      <w:r>
        <w:rPr>
          <w:rFonts w:hint="eastAsia"/>
        </w:rPr>
        <w:t>人脸情绪标注</w:t>
      </w:r>
    </w:p>
    <w:p w14:paraId="53A1E8AE" w14:textId="77777777" w:rsidR="00FD6543" w:rsidRDefault="00000000">
      <w:pPr>
        <w:pStyle w:val="afb"/>
        <w:rPr>
          <w:rFonts w:hint="eastAsia"/>
        </w:rPr>
      </w:pPr>
      <w:r>
        <w:rPr>
          <w:noProof/>
        </w:rPr>
        <w:drawing>
          <wp:inline distT="0" distB="0" distL="0" distR="0" wp14:anchorId="52F21CB0" wp14:editId="2D436E65">
            <wp:extent cx="5273675" cy="3235325"/>
            <wp:effectExtent l="0" t="0" r="3175" b="3175"/>
            <wp:docPr id="1402161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61967" name="图片 1"/>
                    <pic:cNvPicPr>
                      <a:picLocks noChangeAspect="1"/>
                    </pic:cNvPicPr>
                  </pic:nvPicPr>
                  <pic:blipFill>
                    <a:blip r:embed="rId37"/>
                    <a:stretch>
                      <a:fillRect/>
                    </a:stretch>
                  </pic:blipFill>
                  <pic:spPr>
                    <a:xfrm>
                      <a:off x="0" y="0"/>
                      <a:ext cx="5283689" cy="3241365"/>
                    </a:xfrm>
                    <a:prstGeom prst="rect">
                      <a:avLst/>
                    </a:prstGeom>
                  </pic:spPr>
                </pic:pic>
              </a:graphicData>
            </a:graphic>
          </wp:inline>
        </w:drawing>
      </w:r>
    </w:p>
    <w:p w14:paraId="1D216E95" w14:textId="77777777" w:rsidR="00FD6543" w:rsidRDefault="00000000">
      <w:pPr>
        <w:pStyle w:val="afd"/>
        <w:ind w:firstLine="422"/>
      </w:pPr>
      <w:r>
        <w:rPr>
          <w:rFonts w:hint="eastAsia"/>
        </w:rPr>
        <w:t>图</w:t>
      </w:r>
      <w:r>
        <w:rPr>
          <w:rFonts w:hint="eastAsia"/>
        </w:rPr>
        <w:t xml:space="preserve">10  </w:t>
      </w:r>
      <w:r>
        <w:rPr>
          <w:rFonts w:hint="eastAsia"/>
        </w:rPr>
        <w:t>专注度整体标注</w:t>
      </w:r>
    </w:p>
    <w:p w14:paraId="0DC1FB4A" w14:textId="77777777" w:rsidR="00FD6543" w:rsidRDefault="00FD6543">
      <w:pPr>
        <w:pStyle w:val="afb"/>
        <w:rPr>
          <w:rFonts w:hint="eastAsia"/>
        </w:rPr>
      </w:pPr>
    </w:p>
    <w:p w14:paraId="2F7880FE" w14:textId="77777777" w:rsidR="00FD6543" w:rsidRDefault="00000000">
      <w:pPr>
        <w:pStyle w:val="afb"/>
        <w:rPr>
          <w:rFonts w:hint="eastAsia"/>
        </w:rPr>
      </w:pPr>
      <w:r>
        <w:rPr>
          <w:noProof/>
        </w:rPr>
        <w:drawing>
          <wp:inline distT="0" distB="0" distL="0" distR="0" wp14:anchorId="0EEEE618" wp14:editId="7DFDF28B">
            <wp:extent cx="5174615" cy="3399155"/>
            <wp:effectExtent l="0" t="0" r="6985" b="0"/>
            <wp:docPr id="1143895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95535" name="图片 1"/>
                    <pic:cNvPicPr>
                      <a:picLocks noChangeAspect="1"/>
                    </pic:cNvPicPr>
                  </pic:nvPicPr>
                  <pic:blipFill>
                    <a:blip r:embed="rId38"/>
                    <a:stretch>
                      <a:fillRect/>
                    </a:stretch>
                  </pic:blipFill>
                  <pic:spPr>
                    <a:xfrm>
                      <a:off x="0" y="0"/>
                      <a:ext cx="5204415" cy="3419128"/>
                    </a:xfrm>
                    <a:prstGeom prst="rect">
                      <a:avLst/>
                    </a:prstGeom>
                  </pic:spPr>
                </pic:pic>
              </a:graphicData>
            </a:graphic>
          </wp:inline>
        </w:drawing>
      </w:r>
    </w:p>
    <w:p w14:paraId="1CAE2289" w14:textId="77777777" w:rsidR="00FD6543" w:rsidRDefault="00000000">
      <w:pPr>
        <w:pStyle w:val="afd"/>
        <w:ind w:firstLine="422"/>
      </w:pPr>
      <w:r>
        <w:rPr>
          <w:rFonts w:hint="eastAsia"/>
        </w:rPr>
        <w:t>图</w:t>
      </w:r>
      <w:r>
        <w:rPr>
          <w:rFonts w:hint="eastAsia"/>
        </w:rPr>
        <w:t xml:space="preserve">11  </w:t>
      </w:r>
      <w:r>
        <w:rPr>
          <w:rFonts w:hint="eastAsia"/>
        </w:rPr>
        <w:t>在场状态标注</w:t>
      </w:r>
    </w:p>
    <w:p w14:paraId="7EC4A9C4" w14:textId="77777777" w:rsidR="00FD6543" w:rsidRDefault="00000000">
      <w:pPr>
        <w:pStyle w:val="3"/>
      </w:pPr>
      <w:r>
        <w:rPr>
          <w:rFonts w:hint="eastAsia"/>
        </w:rPr>
        <w:t>6</w:t>
      </w:r>
      <w:r>
        <w:t xml:space="preserve">.2.2 </w:t>
      </w:r>
      <w:r>
        <w:t>评价指标</w:t>
      </w:r>
    </w:p>
    <w:p w14:paraId="26BFE983" w14:textId="77777777" w:rsidR="00FD6543" w:rsidRDefault="00000000">
      <w:pPr>
        <w:pStyle w:val="a5"/>
        <w:ind w:firstLine="480"/>
      </w:pPr>
      <w:r>
        <w:rPr>
          <w:rFonts w:hint="eastAsia"/>
        </w:rPr>
        <w:t>结合应用型系统特征，本文采用以下指标进行评估：</w:t>
      </w:r>
    </w:p>
    <w:p w14:paraId="430CB80D" w14:textId="77777777" w:rsidR="00FD6543" w:rsidRDefault="00000000">
      <w:pPr>
        <w:pStyle w:val="a5"/>
        <w:ind w:firstLine="480"/>
      </w:pPr>
      <w:r>
        <w:rPr>
          <w:rFonts w:hint="eastAsia"/>
        </w:rPr>
        <w:t>（</w:t>
      </w:r>
      <w:r>
        <w:rPr>
          <w:rFonts w:hint="eastAsia"/>
        </w:rPr>
        <w:t>1</w:t>
      </w:r>
      <w:r>
        <w:rPr>
          <w:rFonts w:hint="eastAsia"/>
        </w:rPr>
        <w:t>）流程完整性：是否可从视频输入连续输出专注度结果。</w:t>
      </w:r>
    </w:p>
    <w:p w14:paraId="4EAC95A5" w14:textId="77777777" w:rsidR="00FD6543" w:rsidRDefault="00000000">
      <w:pPr>
        <w:pStyle w:val="a5"/>
        <w:ind w:firstLine="480"/>
      </w:pPr>
      <w:r>
        <w:rPr>
          <w:rFonts w:hint="eastAsia"/>
        </w:rPr>
        <w:t>（</w:t>
      </w:r>
      <w:r>
        <w:rPr>
          <w:rFonts w:hint="eastAsia"/>
        </w:rPr>
        <w:t>2</w:t>
      </w:r>
      <w:r>
        <w:rPr>
          <w:rFonts w:hint="eastAsia"/>
        </w:rPr>
        <w:t>）展示稳定性：人脸框、情绪标签、专注度曲线是否可以保持稳定的展示状态。结果是否稳定可以从专注度曲线是否连续、有无明显异常波动两个方面来判断。</w:t>
      </w:r>
    </w:p>
    <w:p w14:paraId="3F4856BE" w14:textId="77777777" w:rsidR="00FD6543" w:rsidRDefault="00000000">
      <w:pPr>
        <w:pStyle w:val="a5"/>
        <w:ind w:firstLine="480"/>
      </w:pPr>
      <w:r>
        <w:rPr>
          <w:rFonts w:hint="eastAsia"/>
        </w:rPr>
        <w:t>（</w:t>
      </w:r>
      <w:r>
        <w:rPr>
          <w:rFonts w:hint="eastAsia"/>
        </w:rPr>
        <w:t>3</w:t>
      </w:r>
      <w:r>
        <w:rPr>
          <w:rFonts w:hint="eastAsia"/>
        </w:rPr>
        <w:t>）统计可解释性：离线报告能体现均值、趋势、低专注片段。</w:t>
      </w:r>
    </w:p>
    <w:p w14:paraId="7E34D44D" w14:textId="77777777" w:rsidR="00FD6543" w:rsidRDefault="00000000">
      <w:pPr>
        <w:pStyle w:val="a5"/>
        <w:ind w:firstLine="480"/>
      </w:pPr>
      <w:r>
        <w:rPr>
          <w:rFonts w:hint="eastAsia"/>
        </w:rPr>
        <w:t>（</w:t>
      </w:r>
      <w:r>
        <w:rPr>
          <w:rFonts w:hint="eastAsia"/>
        </w:rPr>
        <w:t>4</w:t>
      </w:r>
      <w:r>
        <w:rPr>
          <w:rFonts w:hint="eastAsia"/>
        </w:rPr>
        <w:t>）可追溯性，数据库保存了帧级和人脸级的明细供复盘使用。</w:t>
      </w:r>
    </w:p>
    <w:p w14:paraId="2B5EBA4A" w14:textId="77777777" w:rsidR="00FD6543" w:rsidRDefault="00000000">
      <w:pPr>
        <w:pStyle w:val="2"/>
        <w:rPr>
          <w:rFonts w:hint="eastAsia"/>
        </w:rPr>
      </w:pPr>
      <w:bookmarkStart w:id="58" w:name="_Toc230352992"/>
      <w:r>
        <w:rPr>
          <w:rFonts w:hint="eastAsia"/>
        </w:rPr>
        <w:t>6</w:t>
      </w:r>
      <w:r>
        <w:t>.3 功能测试结果</w:t>
      </w:r>
      <w:bookmarkEnd w:id="58"/>
    </w:p>
    <w:p w14:paraId="1AFC907C" w14:textId="77777777" w:rsidR="00FD6543" w:rsidRDefault="00000000">
      <w:pPr>
        <w:pStyle w:val="3"/>
      </w:pPr>
      <w:r>
        <w:rPr>
          <w:rFonts w:hint="eastAsia"/>
        </w:rPr>
        <w:t>6</w:t>
      </w:r>
      <w:r>
        <w:t xml:space="preserve">.3.1 </w:t>
      </w:r>
      <w:r>
        <w:t>人脸检测与情绪识别功能测试</w:t>
      </w:r>
    </w:p>
    <w:p w14:paraId="0383FDDF" w14:textId="77777777" w:rsidR="00FD6543" w:rsidRDefault="00000000">
      <w:pPr>
        <w:pStyle w:val="a5"/>
        <w:ind w:firstLine="480"/>
      </w:pPr>
      <w:r>
        <w:rPr>
          <w:rFonts w:hint="eastAsia"/>
        </w:rPr>
        <w:t>测试结果表明，在人多的环境下，可以稳定地识别出人的状态，并给出相应的标签。经过检测框筛选规则（最小尺寸、宽高比限制）的抑制，误检的情况会得到一定程度的控制，置信度阈值控制使低可信的结果被过滤掉，从而提高了之后评分的稳定性。</w:t>
      </w:r>
    </w:p>
    <w:p w14:paraId="2D1D08EA" w14:textId="77777777" w:rsidR="00FD6543" w:rsidRDefault="00000000">
      <w:pPr>
        <w:pStyle w:val="afb"/>
        <w:rPr>
          <w:rFonts w:hint="eastAsia"/>
        </w:rPr>
      </w:pPr>
      <w:r>
        <w:rPr>
          <w:noProof/>
        </w:rPr>
        <w:lastRenderedPageBreak/>
        <w:drawing>
          <wp:inline distT="0" distB="0" distL="0" distR="0" wp14:anchorId="124EB7CF" wp14:editId="70EE36AB">
            <wp:extent cx="5274310" cy="2432685"/>
            <wp:effectExtent l="0" t="0" r="2540" b="5715"/>
            <wp:docPr id="192024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119" name="图片 1"/>
                    <pic:cNvPicPr>
                      <a:picLocks noChangeAspect="1"/>
                    </pic:cNvPicPr>
                  </pic:nvPicPr>
                  <pic:blipFill>
                    <a:blip r:embed="rId39"/>
                    <a:stretch>
                      <a:fillRect/>
                    </a:stretch>
                  </pic:blipFill>
                  <pic:spPr>
                    <a:xfrm>
                      <a:off x="0" y="0"/>
                      <a:ext cx="5274310" cy="2432685"/>
                    </a:xfrm>
                    <a:prstGeom prst="rect">
                      <a:avLst/>
                    </a:prstGeom>
                  </pic:spPr>
                </pic:pic>
              </a:graphicData>
            </a:graphic>
          </wp:inline>
        </w:drawing>
      </w:r>
    </w:p>
    <w:p w14:paraId="5753C7C1" w14:textId="77777777" w:rsidR="00FD6543" w:rsidRDefault="00000000">
      <w:pPr>
        <w:pStyle w:val="afd"/>
        <w:ind w:firstLine="422"/>
      </w:pPr>
      <w:r>
        <w:rPr>
          <w:rFonts w:hint="eastAsia"/>
        </w:rPr>
        <w:t>图</w:t>
      </w:r>
      <w:r>
        <w:rPr>
          <w:rFonts w:hint="eastAsia"/>
        </w:rPr>
        <w:t xml:space="preserve">12  </w:t>
      </w:r>
      <w:r>
        <w:rPr>
          <w:rFonts w:hint="eastAsia"/>
        </w:rPr>
        <w:t>人脸检测</w:t>
      </w:r>
    </w:p>
    <w:p w14:paraId="0BB26F83" w14:textId="77777777" w:rsidR="00FD6543" w:rsidRDefault="00000000">
      <w:pPr>
        <w:pStyle w:val="a5"/>
        <w:ind w:firstLine="480"/>
      </w:pPr>
      <w:r>
        <w:rPr>
          <w:rFonts w:hint="eastAsia"/>
        </w:rPr>
        <w:t>从可视化角度来说，可以把情绪、专注度等标签加到视频画面里，从而达到课堂状态感知的目的。</w:t>
      </w:r>
    </w:p>
    <w:p w14:paraId="1FEBEE15" w14:textId="77777777" w:rsidR="00FD6543" w:rsidRDefault="00000000">
      <w:pPr>
        <w:pStyle w:val="3"/>
      </w:pPr>
      <w:r>
        <w:rPr>
          <w:rFonts w:hint="eastAsia"/>
        </w:rPr>
        <w:t>6</w:t>
      </w:r>
      <w:r>
        <w:t xml:space="preserve">.3.2 </w:t>
      </w:r>
      <w:r>
        <w:t>专注度计算与曲线展示测试</w:t>
      </w:r>
    </w:p>
    <w:p w14:paraId="5CEC4F5C" w14:textId="77777777" w:rsidR="00FD6543" w:rsidRDefault="00000000">
      <w:pPr>
        <w:pStyle w:val="a5"/>
        <w:ind w:firstLine="480"/>
      </w:pPr>
      <w:r>
        <w:rPr>
          <w:rFonts w:hint="eastAsia"/>
        </w:rPr>
        <w:t>系统可以根据情绪概率分布来计算单人的专注度，得到帧级平均专注度，在时间轴上经过</w:t>
      </w:r>
      <w:r>
        <w:rPr>
          <w:rFonts w:hint="eastAsia"/>
        </w:rPr>
        <w:t>EMA</w:t>
      </w:r>
      <w:r>
        <w:rPr>
          <w:rFonts w:hint="eastAsia"/>
        </w:rPr>
        <w:t>平滑之后的专注度曲线是连续的，可以体现出课堂专注状态的阶段变化。</w:t>
      </w:r>
    </w:p>
    <w:p w14:paraId="59BAF8F0" w14:textId="77777777" w:rsidR="00FD6543" w:rsidRDefault="00000000">
      <w:pPr>
        <w:pStyle w:val="a5"/>
        <w:ind w:firstLine="480"/>
      </w:pPr>
      <w:r>
        <w:rPr>
          <w:rFonts w:hint="eastAsia"/>
        </w:rPr>
        <w:t>测试过程中可以发现，课堂互动加强或者学生状态集中时，曲线呈平稳或者缓升趋势，当出现分心、遮挡或者姿态变化较大的时候，曲线会短暂地波动，但是总体趋势还是较为平稳的。</w:t>
      </w:r>
    </w:p>
    <w:p w14:paraId="7A6E6D22" w14:textId="77777777" w:rsidR="00FD6543" w:rsidRDefault="00FD6543">
      <w:pPr>
        <w:pStyle w:val="a5"/>
        <w:ind w:firstLine="480"/>
      </w:pPr>
    </w:p>
    <w:p w14:paraId="29BD6FB0" w14:textId="77777777" w:rsidR="00FD6543" w:rsidRDefault="00000000">
      <w:pPr>
        <w:pStyle w:val="afb"/>
        <w:rPr>
          <w:rFonts w:hint="eastAsia"/>
        </w:rPr>
      </w:pPr>
      <w:r>
        <w:rPr>
          <w:noProof/>
        </w:rPr>
        <w:lastRenderedPageBreak/>
        <w:drawing>
          <wp:inline distT="0" distB="0" distL="0" distR="0" wp14:anchorId="7DB44058" wp14:editId="0715647C">
            <wp:extent cx="4791075" cy="2789555"/>
            <wp:effectExtent l="0" t="0" r="0" b="0"/>
            <wp:docPr id="1296565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65367" name="图片 1"/>
                    <pic:cNvPicPr>
                      <a:picLocks noChangeAspect="1"/>
                    </pic:cNvPicPr>
                  </pic:nvPicPr>
                  <pic:blipFill>
                    <a:blip r:embed="rId40"/>
                    <a:stretch>
                      <a:fillRect/>
                    </a:stretch>
                  </pic:blipFill>
                  <pic:spPr>
                    <a:xfrm>
                      <a:off x="0" y="0"/>
                      <a:ext cx="4799241" cy="2794511"/>
                    </a:xfrm>
                    <a:prstGeom prst="rect">
                      <a:avLst/>
                    </a:prstGeom>
                  </pic:spPr>
                </pic:pic>
              </a:graphicData>
            </a:graphic>
          </wp:inline>
        </w:drawing>
      </w:r>
    </w:p>
    <w:p w14:paraId="2403ACEC" w14:textId="77777777" w:rsidR="00FD6543" w:rsidRDefault="00000000">
      <w:pPr>
        <w:pStyle w:val="afd"/>
        <w:ind w:firstLine="422"/>
      </w:pPr>
      <w:r>
        <w:rPr>
          <w:rFonts w:hint="eastAsia"/>
        </w:rPr>
        <w:t>图</w:t>
      </w:r>
      <w:r>
        <w:rPr>
          <w:rFonts w:hint="eastAsia"/>
        </w:rPr>
        <w:t>13  EMA</w:t>
      </w:r>
      <w:r>
        <w:rPr>
          <w:rFonts w:hint="eastAsia"/>
        </w:rPr>
        <w:t>平滑专注曲线</w:t>
      </w:r>
    </w:p>
    <w:p w14:paraId="6433AF25" w14:textId="77777777" w:rsidR="00FD6543" w:rsidRDefault="00000000">
      <w:pPr>
        <w:pStyle w:val="3"/>
      </w:pPr>
      <w:r>
        <w:rPr>
          <w:rFonts w:hint="eastAsia"/>
        </w:rPr>
        <w:t>6</w:t>
      </w:r>
      <w:r>
        <w:t xml:space="preserve">.3.3 </w:t>
      </w:r>
      <w:r>
        <w:t>数据存储与离线报告测试</w:t>
      </w:r>
    </w:p>
    <w:p w14:paraId="4406A746" w14:textId="77777777" w:rsidR="00FD6543" w:rsidRDefault="00000000">
      <w:pPr>
        <w:pStyle w:val="a5"/>
        <w:ind w:firstLine="480"/>
      </w:pPr>
      <w:r>
        <w:rPr>
          <w:rFonts w:hint="eastAsia"/>
        </w:rPr>
        <w:t>系统运行时会不断把所有的数据写入到数据库中，得到帧级的汇总和人脸事件明细。离线报告脚本可以得到总的指标、分钟级趋势、情绪分布的结果，也可以对低专注的片段进行课后回顾。</w:t>
      </w:r>
    </w:p>
    <w:p w14:paraId="62501755" w14:textId="77777777" w:rsidR="00FD6543" w:rsidRDefault="00000000">
      <w:pPr>
        <w:pStyle w:val="a5"/>
        <w:ind w:firstLine="480"/>
      </w:pPr>
      <w:r>
        <w:rPr>
          <w:rFonts w:hint="eastAsia"/>
        </w:rPr>
        <w:t>由此可以看出系统具有实时监控的功能，也具有课后数据分析的功能，可以满足教学场景下对教学过程过程监测和结果复盘的需求。</w:t>
      </w:r>
    </w:p>
    <w:p w14:paraId="7CBA7B3B" w14:textId="77777777" w:rsidR="00FD6543" w:rsidRDefault="00000000">
      <w:pPr>
        <w:pStyle w:val="afb"/>
        <w:rPr>
          <w:rFonts w:hint="eastAsia"/>
        </w:rPr>
      </w:pPr>
      <w:r>
        <w:rPr>
          <w:noProof/>
        </w:rPr>
        <w:drawing>
          <wp:inline distT="0" distB="0" distL="0" distR="0" wp14:anchorId="5ABCADE8" wp14:editId="1368745A">
            <wp:extent cx="5274310" cy="2170430"/>
            <wp:effectExtent l="0" t="0" r="2540" b="1270"/>
            <wp:docPr id="2121016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6291" name="图片 1"/>
                    <pic:cNvPicPr>
                      <a:picLocks noChangeAspect="1"/>
                    </pic:cNvPicPr>
                  </pic:nvPicPr>
                  <pic:blipFill>
                    <a:blip r:embed="rId41"/>
                    <a:stretch>
                      <a:fillRect/>
                    </a:stretch>
                  </pic:blipFill>
                  <pic:spPr>
                    <a:xfrm>
                      <a:off x="0" y="0"/>
                      <a:ext cx="5274310" cy="2170430"/>
                    </a:xfrm>
                    <a:prstGeom prst="rect">
                      <a:avLst/>
                    </a:prstGeom>
                  </pic:spPr>
                </pic:pic>
              </a:graphicData>
            </a:graphic>
          </wp:inline>
        </w:drawing>
      </w:r>
    </w:p>
    <w:p w14:paraId="32DF8352" w14:textId="77777777" w:rsidR="00FD6543" w:rsidRDefault="00000000">
      <w:pPr>
        <w:pStyle w:val="afd"/>
        <w:ind w:firstLine="422"/>
      </w:pPr>
      <w:r>
        <w:rPr>
          <w:rFonts w:hint="eastAsia"/>
        </w:rPr>
        <w:t>图</w:t>
      </w:r>
      <w:r>
        <w:rPr>
          <w:rFonts w:hint="eastAsia"/>
        </w:rPr>
        <w:t xml:space="preserve">14  </w:t>
      </w:r>
      <w:r>
        <w:rPr>
          <w:rFonts w:hint="eastAsia"/>
        </w:rPr>
        <w:t>分钟级专注度折线图</w:t>
      </w:r>
    </w:p>
    <w:p w14:paraId="1A9E2B25" w14:textId="77777777" w:rsidR="00FD6543" w:rsidRDefault="00000000">
      <w:pPr>
        <w:pStyle w:val="2"/>
        <w:rPr>
          <w:rFonts w:hint="eastAsia"/>
        </w:rPr>
      </w:pPr>
      <w:bookmarkStart w:id="59" w:name="_Toc230352993"/>
      <w:r>
        <w:rPr>
          <w:rFonts w:hint="eastAsia"/>
        </w:rPr>
        <w:lastRenderedPageBreak/>
        <w:t>6</w:t>
      </w:r>
      <w:r>
        <w:t>.4 结果分析与讨论</w:t>
      </w:r>
      <w:bookmarkEnd w:id="59"/>
    </w:p>
    <w:p w14:paraId="78B225A3" w14:textId="77777777" w:rsidR="00FD6543" w:rsidRDefault="00000000">
      <w:pPr>
        <w:pStyle w:val="2"/>
        <w:rPr>
          <w:rFonts w:hint="eastAsia"/>
        </w:rPr>
      </w:pPr>
      <w:bookmarkStart w:id="60" w:name="_Toc230352994"/>
      <w:r>
        <w:rPr>
          <w:rFonts w:hint="eastAsia"/>
        </w:rPr>
        <w:t>6</w:t>
      </w:r>
      <w:r>
        <w:t>.4.1 专注度结果分布分析</w:t>
      </w:r>
      <w:bookmarkEnd w:id="60"/>
    </w:p>
    <w:p w14:paraId="1C216D8C" w14:textId="77777777" w:rsidR="00FD6543" w:rsidRDefault="00000000">
      <w:pPr>
        <w:pStyle w:val="a5"/>
        <w:ind w:firstLine="480"/>
      </w:pPr>
      <w:r>
        <w:rPr>
          <w:rFonts w:hint="eastAsia"/>
        </w:rPr>
        <w:t>从目前测试的输出结果可以发现，专注度分数大部分在中等偏下，比较平稳。这属于课堂总体情况比较稳定，样本标签大部分处在中间位置的情况所造成。</w:t>
      </w:r>
    </w:p>
    <w:p w14:paraId="21A21051" w14:textId="77777777" w:rsidR="00FD6543" w:rsidRDefault="00000000">
      <w:pPr>
        <w:pStyle w:val="a5"/>
        <w:ind w:firstLine="480"/>
      </w:pPr>
      <w:r>
        <w:rPr>
          <w:rFonts w:hint="eastAsia"/>
        </w:rPr>
        <w:t>因此该系统更适合于趋势分析、相对变化的识别，而不能用它来做出一个绝对的心理状态判断。</w:t>
      </w:r>
    </w:p>
    <w:p w14:paraId="4F0B4F56" w14:textId="77777777" w:rsidR="00FD6543" w:rsidRDefault="00000000">
      <w:pPr>
        <w:pStyle w:val="3"/>
      </w:pPr>
      <w:r>
        <w:rPr>
          <w:rFonts w:hint="eastAsia"/>
        </w:rPr>
        <w:t>6</w:t>
      </w:r>
      <w:r>
        <w:t xml:space="preserve">.4.2 </w:t>
      </w:r>
      <w:r>
        <w:t>系统优势分析</w:t>
      </w:r>
    </w:p>
    <w:p w14:paraId="2C5D7236" w14:textId="77777777" w:rsidR="00FD6543" w:rsidRDefault="00000000">
      <w:pPr>
        <w:pStyle w:val="a5"/>
        <w:ind w:firstLine="480"/>
      </w:pPr>
      <w:r>
        <w:rPr>
          <w:rFonts w:hint="eastAsia"/>
        </w:rPr>
        <w:t>工程闭环完整，检测出的报告输出完整，实用性好</w:t>
      </w:r>
    </w:p>
    <w:p w14:paraId="17F35085" w14:textId="77777777" w:rsidR="00FD6543" w:rsidRDefault="00000000">
      <w:pPr>
        <w:pStyle w:val="a5"/>
        <w:ind w:firstLine="480"/>
      </w:pPr>
      <w:r>
        <w:rPr>
          <w:rFonts w:hint="eastAsia"/>
        </w:rPr>
        <w:t>分数的来源可以解释，评分是由标注数据拟合而来的，而不是凭经验给分的；</w:t>
      </w:r>
    </w:p>
    <w:p w14:paraId="7B20A2A2" w14:textId="77777777" w:rsidR="00FD6543" w:rsidRDefault="00000000">
      <w:pPr>
        <w:pStyle w:val="a5"/>
        <w:ind w:firstLine="480"/>
      </w:pPr>
      <w:r>
        <w:rPr>
          <w:rFonts w:hint="eastAsia"/>
        </w:rPr>
        <w:t>部署门槛低，用普通的视频就可以运行，适合课堂上验证。</w:t>
      </w:r>
    </w:p>
    <w:p w14:paraId="20CA57F8" w14:textId="77777777" w:rsidR="00FD6543" w:rsidRDefault="00000000">
      <w:pPr>
        <w:pStyle w:val="3"/>
      </w:pPr>
      <w:r>
        <w:rPr>
          <w:rFonts w:hint="eastAsia"/>
        </w:rPr>
        <w:t>6</w:t>
      </w:r>
      <w:r>
        <w:t xml:space="preserve">.4.3 </w:t>
      </w:r>
      <w:r>
        <w:t>现阶段局限性</w:t>
      </w:r>
    </w:p>
    <w:p w14:paraId="5E87E372" w14:textId="77777777" w:rsidR="00FD6543" w:rsidRDefault="00000000">
      <w:pPr>
        <w:pStyle w:val="a5"/>
        <w:ind w:firstLine="480"/>
      </w:pPr>
      <w:r>
        <w:rPr>
          <w:rFonts w:hint="eastAsia"/>
        </w:rPr>
        <w:t>遮挡、光照敏感性，口罩遮挡、侧脸、弱光下识别稳定性下降</w:t>
      </w:r>
    </w:p>
    <w:p w14:paraId="1E2D7877" w14:textId="77777777" w:rsidR="00FD6543" w:rsidRDefault="00000000">
      <w:pPr>
        <w:pStyle w:val="a5"/>
        <w:ind w:firstLine="480"/>
      </w:pPr>
      <w:r>
        <w:rPr>
          <w:rFonts w:hint="eastAsia"/>
        </w:rPr>
        <w:t>标签样本分布不均，某些情绪的样本数量比其它情绪少，会造成映射结果的偏差；</w:t>
      </w:r>
    </w:p>
    <w:p w14:paraId="51731DDC" w14:textId="77777777" w:rsidR="00FD6543" w:rsidRDefault="00000000">
      <w:pPr>
        <w:pStyle w:val="a5"/>
        <w:ind w:firstLine="480"/>
      </w:pPr>
      <w:r>
        <w:rPr>
          <w:rFonts w:hint="eastAsia"/>
        </w:rPr>
        <w:t>单一的单模态信息不能满足需要，缺少对姿态、眼动等其它多种信息的综合考虑。</w:t>
      </w:r>
    </w:p>
    <w:p w14:paraId="62F31859" w14:textId="77777777" w:rsidR="00FD6543" w:rsidRDefault="00000000">
      <w:pPr>
        <w:pStyle w:val="a5"/>
        <w:ind w:firstLine="480"/>
      </w:pPr>
      <w:r>
        <w:rPr>
          <w:rFonts w:hint="eastAsia"/>
        </w:rPr>
        <w:t>上述问题也是后续优化重点。</w:t>
      </w:r>
    </w:p>
    <w:p w14:paraId="52D55F6E" w14:textId="77777777" w:rsidR="00FD6543" w:rsidRDefault="00FD6543">
      <w:pPr>
        <w:pStyle w:val="a5"/>
        <w:ind w:firstLine="480"/>
      </w:pPr>
    </w:p>
    <w:p w14:paraId="41CE3A20" w14:textId="77777777" w:rsidR="00FD6543" w:rsidRDefault="00FD6543">
      <w:pPr>
        <w:pStyle w:val="a5"/>
        <w:ind w:firstLine="480"/>
      </w:pPr>
    </w:p>
    <w:p w14:paraId="31771A75" w14:textId="77777777" w:rsidR="00FD6543" w:rsidRDefault="00000000">
      <w:pPr>
        <w:widowControl/>
        <w:rPr>
          <w:rFonts w:cs="Times New Roman"/>
          <w:sz w:val="24"/>
          <w14:ligatures w14:val="none"/>
        </w:rPr>
      </w:pPr>
      <w:r>
        <w:br w:type="page"/>
      </w:r>
    </w:p>
    <w:p w14:paraId="5604F293" w14:textId="77777777" w:rsidR="00FD6543" w:rsidRDefault="00000000">
      <w:pPr>
        <w:pStyle w:val="1"/>
        <w:rPr>
          <w:rFonts w:hint="eastAsia"/>
        </w:rPr>
      </w:pPr>
      <w:bookmarkStart w:id="61" w:name="_Toc230352995"/>
      <w:r>
        <w:lastRenderedPageBreak/>
        <w:t>总结与展望</w:t>
      </w:r>
      <w:bookmarkEnd w:id="61"/>
    </w:p>
    <w:p w14:paraId="59683942" w14:textId="77777777" w:rsidR="00FD6543" w:rsidRDefault="00000000">
      <w:pPr>
        <w:pStyle w:val="2"/>
        <w:rPr>
          <w:rFonts w:hint="eastAsia"/>
        </w:rPr>
      </w:pPr>
      <w:bookmarkStart w:id="62" w:name="_Toc230352996"/>
      <w:r>
        <w:rPr>
          <w:rFonts w:hint="eastAsia"/>
        </w:rPr>
        <w:t>7</w:t>
      </w:r>
      <w:r>
        <w:t>.1 全文工作总结</w:t>
      </w:r>
      <w:bookmarkEnd w:id="62"/>
    </w:p>
    <w:p w14:paraId="60CA4902" w14:textId="77777777" w:rsidR="00FD6543" w:rsidRDefault="00000000">
      <w:pPr>
        <w:pStyle w:val="a5"/>
        <w:ind w:firstLine="480"/>
      </w:pPr>
      <w:r>
        <w:rPr>
          <w:rFonts w:hint="eastAsia"/>
        </w:rPr>
        <w:t>本文主要针对课堂教学中学生集中注意力不能被及时、客观地评价的问题，设计出一个基于面部表情的课堂专注度分析系统。系统把课堂视频当作输入，创建起一条从人脸检测、情绪识别、专注度计算、显示、存储、离线报到全过程的工程链，能及时察觉课堂上学生集中状况并开展课后总结分析。</w:t>
      </w:r>
    </w:p>
    <w:p w14:paraId="4B5FBCE0" w14:textId="77777777" w:rsidR="00FD6543" w:rsidRDefault="00000000">
      <w:pPr>
        <w:pStyle w:val="a5"/>
        <w:ind w:firstLine="480"/>
      </w:pPr>
      <w:r>
        <w:rPr>
          <w:rFonts w:hint="eastAsia"/>
        </w:rPr>
        <w:t>本文主要完成了以下工作：</w:t>
      </w:r>
    </w:p>
    <w:p w14:paraId="7D54DB76" w14:textId="77777777" w:rsidR="00FD6543" w:rsidRDefault="00000000">
      <w:pPr>
        <w:pStyle w:val="a5"/>
        <w:ind w:firstLine="480"/>
      </w:pPr>
      <w:r>
        <w:rPr>
          <w:rFonts w:hint="eastAsia"/>
        </w:rPr>
        <w:t>（</w:t>
      </w:r>
      <w:r>
        <w:rPr>
          <w:rFonts w:hint="eastAsia"/>
        </w:rPr>
        <w:t>1</w:t>
      </w:r>
      <w:r>
        <w:rPr>
          <w:rFonts w:hint="eastAsia"/>
        </w:rPr>
        <w:t>）完成系统总体设计与模块划分。根据课堂应用场景来确定功能需求和非功能需求，设计出包含数据采集、智能分析、存储管理、应用展示等模块的系统架构。</w:t>
      </w:r>
    </w:p>
    <w:p w14:paraId="75390D63" w14:textId="77777777" w:rsidR="00FD6543" w:rsidRDefault="00000000">
      <w:pPr>
        <w:pStyle w:val="a5"/>
        <w:ind w:firstLine="480"/>
      </w:pPr>
      <w:r>
        <w:rPr>
          <w:rFonts w:hint="eastAsia"/>
        </w:rPr>
        <w:t>（</w:t>
      </w:r>
      <w:r>
        <w:rPr>
          <w:rFonts w:hint="eastAsia"/>
        </w:rPr>
        <w:t>2</w:t>
      </w:r>
      <w:r>
        <w:rPr>
          <w:rFonts w:hint="eastAsia"/>
        </w:rPr>
        <w:t>）实现视觉分析与专注度计算核心流程。系统使用人脸识别和情绪识别的方法获取学生的面部情绪信息，在此基础上进行专注度的估计。使用“单人评分、帧级聚合、时间平滑”的计算机制得到持续的专注度时序结果。</w:t>
      </w:r>
    </w:p>
    <w:p w14:paraId="6FE56720" w14:textId="77777777" w:rsidR="00FD6543" w:rsidRDefault="00000000">
      <w:pPr>
        <w:pStyle w:val="a5"/>
        <w:ind w:firstLine="480"/>
      </w:pPr>
      <w:r>
        <w:rPr>
          <w:rFonts w:hint="eastAsia"/>
        </w:rPr>
        <w:t>（</w:t>
      </w:r>
      <w:r>
        <w:rPr>
          <w:rFonts w:hint="eastAsia"/>
        </w:rPr>
        <w:t>3</w:t>
      </w:r>
      <w:r>
        <w:rPr>
          <w:rFonts w:hint="eastAsia"/>
        </w:rPr>
        <w:t>）构建数据驱动的专注度映射方法。就“专注度分数来源主观”而言，本文依靠人工标注的数据来创建情绪到专注度的对应关系，避免了全部依靠经验来赋值的做法，使评分过程更加可解释、可复现。</w:t>
      </w:r>
    </w:p>
    <w:p w14:paraId="21620937" w14:textId="77777777" w:rsidR="00FD6543" w:rsidRDefault="00000000">
      <w:pPr>
        <w:pStyle w:val="a5"/>
        <w:ind w:firstLine="480"/>
      </w:pPr>
      <w:r>
        <w:rPr>
          <w:rFonts w:hint="eastAsia"/>
        </w:rPr>
        <w:t>（</w:t>
      </w:r>
      <w:r>
        <w:rPr>
          <w:rFonts w:hint="eastAsia"/>
        </w:rPr>
        <w:t>4</w:t>
      </w:r>
      <w:r>
        <w:rPr>
          <w:rFonts w:hint="eastAsia"/>
        </w:rPr>
        <w:t>）完成系统可视化与数据闭环实现。前端可以实时显示视频和专注度曲线联动情况，后端可以保存帧级、人脸级数据，离线可以自动生成统计报告，可以对教学过程进行分析以及结果的追踪。</w:t>
      </w:r>
    </w:p>
    <w:p w14:paraId="7C22C068" w14:textId="77777777" w:rsidR="00FD6543" w:rsidRDefault="00000000">
      <w:pPr>
        <w:pStyle w:val="a5"/>
        <w:ind w:firstLine="480"/>
      </w:pPr>
      <w:r>
        <w:rPr>
          <w:rFonts w:hint="eastAsia"/>
        </w:rPr>
        <w:t>从综合测试结果可以看出，系统可以在课堂环境下正常工作并得到可使用的分析结果，有一定的实用价值，达到了课题预期的目标。</w:t>
      </w:r>
    </w:p>
    <w:p w14:paraId="66B4F7BB" w14:textId="77777777" w:rsidR="00FD6543" w:rsidRDefault="00000000">
      <w:pPr>
        <w:pStyle w:val="2"/>
        <w:rPr>
          <w:rFonts w:hint="eastAsia"/>
        </w:rPr>
      </w:pPr>
      <w:bookmarkStart w:id="63" w:name="_Toc230352997"/>
      <w:r>
        <w:rPr>
          <w:rFonts w:hint="eastAsia"/>
        </w:rPr>
        <w:t>7</w:t>
      </w:r>
      <w:r>
        <w:t>.2 研究不足</w:t>
      </w:r>
      <w:bookmarkEnd w:id="63"/>
    </w:p>
    <w:p w14:paraId="2C0DC62F" w14:textId="77777777" w:rsidR="00FD6543" w:rsidRDefault="00000000">
      <w:pPr>
        <w:pStyle w:val="a5"/>
        <w:ind w:firstLine="480"/>
      </w:pPr>
      <w:r>
        <w:rPr>
          <w:rFonts w:hint="eastAsia"/>
        </w:rPr>
        <w:t>尽管本文完成了系统设计与实现，但仍存在以下不足：</w:t>
      </w:r>
    </w:p>
    <w:p w14:paraId="604617EE" w14:textId="77777777" w:rsidR="00FD6543" w:rsidRDefault="00000000">
      <w:pPr>
        <w:pStyle w:val="a5"/>
        <w:ind w:firstLine="480"/>
      </w:pPr>
      <w:r>
        <w:rPr>
          <w:rFonts w:hint="eastAsia"/>
        </w:rPr>
        <w:t>（</w:t>
      </w:r>
      <w:r>
        <w:rPr>
          <w:rFonts w:hint="eastAsia"/>
        </w:rPr>
        <w:t>1</w:t>
      </w:r>
      <w:r>
        <w:rPr>
          <w:rFonts w:hint="eastAsia"/>
        </w:rPr>
        <w:t>）复杂场景鲁棒性有待提升。遮挡、弱光、侧脸、远距离小目标等情况下的人脸检测以及情绪识别效果都会受到影响，进而导致专注度估计的稳定性受到影响。</w:t>
      </w:r>
    </w:p>
    <w:p w14:paraId="303EE888" w14:textId="77777777" w:rsidR="00FD6543" w:rsidRDefault="00000000">
      <w:pPr>
        <w:pStyle w:val="a5"/>
        <w:ind w:firstLine="480"/>
      </w:pPr>
      <w:r>
        <w:rPr>
          <w:rFonts w:hint="eastAsia"/>
        </w:rPr>
        <w:t>（</w:t>
      </w:r>
      <w:r>
        <w:rPr>
          <w:rFonts w:hint="eastAsia"/>
        </w:rPr>
        <w:t>2</w:t>
      </w:r>
      <w:r>
        <w:rPr>
          <w:rFonts w:hint="eastAsia"/>
        </w:rPr>
        <w:t>）样本规模与分布仍有限。目前标注数据量小，各个情绪类别样本数量不同，情绪</w:t>
      </w:r>
      <w:r>
        <w:rPr>
          <w:rFonts w:hint="eastAsia"/>
        </w:rPr>
        <w:t>-</w:t>
      </w:r>
      <w:r>
        <w:rPr>
          <w:rFonts w:hint="eastAsia"/>
        </w:rPr>
        <w:t>专注度估计在某一类别样本上会出现偏差。</w:t>
      </w:r>
    </w:p>
    <w:p w14:paraId="4D6932A6" w14:textId="77777777" w:rsidR="00FD6543" w:rsidRDefault="00000000">
      <w:pPr>
        <w:pStyle w:val="a5"/>
        <w:ind w:firstLine="480"/>
      </w:pPr>
      <w:r>
        <w:rPr>
          <w:rFonts w:hint="eastAsia"/>
        </w:rPr>
        <w:lastRenderedPageBreak/>
        <w:t>（</w:t>
      </w:r>
      <w:r>
        <w:rPr>
          <w:rFonts w:hint="eastAsia"/>
        </w:rPr>
        <w:t>3</w:t>
      </w:r>
      <w:r>
        <w:rPr>
          <w:rFonts w:hint="eastAsia"/>
        </w:rPr>
        <w:t>）单模态特征表达能力有限。目前系统主要依靠面部视觉信息来工作，没有把头部姿态、身体动作、眼动等行为信号纳入其中，因此不能很好地表现出学习状态。</w:t>
      </w:r>
    </w:p>
    <w:p w14:paraId="4A0C4C37" w14:textId="77777777" w:rsidR="00FD6543" w:rsidRDefault="00000000">
      <w:pPr>
        <w:pStyle w:val="a5"/>
        <w:ind w:firstLine="480"/>
      </w:pPr>
      <w:r>
        <w:rPr>
          <w:rFonts w:hint="eastAsia"/>
        </w:rPr>
        <w:t>（</w:t>
      </w:r>
      <w:r>
        <w:rPr>
          <w:rFonts w:hint="eastAsia"/>
        </w:rPr>
        <w:t>4</w:t>
      </w:r>
      <w:r>
        <w:rPr>
          <w:rFonts w:hint="eastAsia"/>
        </w:rPr>
        <w:t>）结果解释仍以趋势分析为主。目前系统更适合用在课堂专注度相对变化趋势的观察上，对于个体瞬时心理状态不能做过多的解读。</w:t>
      </w:r>
    </w:p>
    <w:p w14:paraId="301CA9AB" w14:textId="77777777" w:rsidR="00FD6543" w:rsidRDefault="00000000">
      <w:pPr>
        <w:pStyle w:val="2"/>
        <w:rPr>
          <w:rFonts w:hint="eastAsia"/>
        </w:rPr>
      </w:pPr>
      <w:bookmarkStart w:id="64" w:name="_Toc230352998"/>
      <w:r>
        <w:rPr>
          <w:rFonts w:hint="eastAsia"/>
        </w:rPr>
        <w:t>7</w:t>
      </w:r>
      <w:r>
        <w:t>.3 未来展望</w:t>
      </w:r>
      <w:bookmarkEnd w:id="64"/>
    </w:p>
    <w:p w14:paraId="25F7B82D" w14:textId="77777777" w:rsidR="00FD6543" w:rsidRDefault="00000000">
      <w:pPr>
        <w:pStyle w:val="a5"/>
        <w:ind w:firstLine="480"/>
      </w:pPr>
      <w:r>
        <w:rPr>
          <w:rFonts w:hint="eastAsia"/>
        </w:rPr>
        <w:t>针对上述不足，后续工作可从以下方向进一步改进：</w:t>
      </w:r>
    </w:p>
    <w:p w14:paraId="4EC4508A" w14:textId="77777777" w:rsidR="00FD6543" w:rsidRDefault="00000000">
      <w:pPr>
        <w:pStyle w:val="a5"/>
        <w:ind w:firstLine="480"/>
      </w:pPr>
      <w:r>
        <w:rPr>
          <w:rFonts w:hint="eastAsia"/>
        </w:rPr>
        <w:t>（</w:t>
      </w:r>
      <w:r>
        <w:rPr>
          <w:rFonts w:hint="eastAsia"/>
        </w:rPr>
        <w:t>1</w:t>
      </w:r>
      <w:r>
        <w:rPr>
          <w:rFonts w:hint="eastAsia"/>
        </w:rPr>
        <w:t>）加强模型轻量化与边缘部署能力。在保证识别效果的基础上，对模型结构、推理效率等进行改进，提高系统在普通教学设备上的实时性、稳定性。</w:t>
      </w:r>
    </w:p>
    <w:p w14:paraId="67B11C39" w14:textId="77777777" w:rsidR="00FD6543" w:rsidRDefault="00000000">
      <w:pPr>
        <w:pStyle w:val="a5"/>
        <w:ind w:firstLine="480"/>
      </w:pPr>
      <w:r>
        <w:rPr>
          <w:rFonts w:hint="eastAsia"/>
        </w:rPr>
        <w:t>（</w:t>
      </w:r>
      <w:r>
        <w:rPr>
          <w:rFonts w:hint="eastAsia"/>
        </w:rPr>
        <w:t>2</w:t>
      </w:r>
      <w:r>
        <w:rPr>
          <w:rFonts w:hint="eastAsia"/>
        </w:rPr>
        <w:t>）引入多模态融合机制。将面部表情、头部姿态、行为动作等信息融合起来，在课堂环境比较复杂的时候，加强学生学习效果的检测，并且提高学生鲁棒性和泛化程度。</w:t>
      </w:r>
    </w:p>
    <w:p w14:paraId="2FD5ECE2" w14:textId="77777777" w:rsidR="00FD6543" w:rsidRDefault="00000000">
      <w:pPr>
        <w:pStyle w:val="a5"/>
        <w:ind w:firstLine="480"/>
      </w:pPr>
      <w:r>
        <w:rPr>
          <w:rFonts w:hint="eastAsia"/>
        </w:rPr>
        <w:t>（</w:t>
      </w:r>
      <w:r>
        <w:rPr>
          <w:rFonts w:hint="eastAsia"/>
        </w:rPr>
        <w:t>3</w:t>
      </w:r>
      <w:r>
        <w:rPr>
          <w:rFonts w:hint="eastAsia"/>
        </w:rPr>
        <w:t>）完善标注体系与映射校准策略，增大样本量，改变类别比例。</w:t>
      </w:r>
    </w:p>
    <w:p w14:paraId="3CED7391" w14:textId="77777777" w:rsidR="00FD6543" w:rsidRDefault="00000000">
      <w:pPr>
        <w:pStyle w:val="a5"/>
        <w:ind w:firstLine="480"/>
      </w:pPr>
      <w:r>
        <w:rPr>
          <w:rFonts w:hint="eastAsia"/>
        </w:rPr>
        <w:t>（</w:t>
      </w:r>
      <w:r>
        <w:rPr>
          <w:rFonts w:hint="eastAsia"/>
        </w:rPr>
        <w:t>4</w:t>
      </w:r>
      <w:r>
        <w:rPr>
          <w:rFonts w:hint="eastAsia"/>
        </w:rPr>
        <w:t>）增强结果可解释性与隐私保护</w:t>
      </w:r>
    </w:p>
    <w:p w14:paraId="7C7756DE" w14:textId="77777777" w:rsidR="00FD6543" w:rsidRDefault="00000000">
      <w:pPr>
        <w:pStyle w:val="a5"/>
        <w:ind w:firstLine="480"/>
      </w:pPr>
      <w:r>
        <w:rPr>
          <w:rFonts w:hint="eastAsia"/>
        </w:rPr>
        <w:t>（</w:t>
      </w:r>
      <w:r>
        <w:rPr>
          <w:rFonts w:hint="eastAsia"/>
        </w:rPr>
        <w:t>5</w:t>
      </w:r>
      <w:r>
        <w:rPr>
          <w:rFonts w:hint="eastAsia"/>
        </w:rPr>
        <w:t>）根据输出专注度的结果来说明行为依据，提高教师的信任度，用最小化采集、匿名化处理的方式保护学生的隐私安全。</w:t>
      </w:r>
    </w:p>
    <w:p w14:paraId="3BB859D3" w14:textId="77777777" w:rsidR="00FD6543" w:rsidRDefault="00FD6543">
      <w:pPr>
        <w:pStyle w:val="a5"/>
        <w:ind w:firstLine="480"/>
      </w:pPr>
    </w:p>
    <w:p w14:paraId="3E6E3A3A" w14:textId="77777777" w:rsidR="00FD6543" w:rsidRDefault="00FD6543">
      <w:pPr>
        <w:pStyle w:val="a5"/>
        <w:ind w:firstLine="480"/>
      </w:pPr>
    </w:p>
    <w:p w14:paraId="7FA9E71B" w14:textId="77777777" w:rsidR="00FD6543" w:rsidRDefault="00FD6543">
      <w:pPr>
        <w:pStyle w:val="a5"/>
        <w:ind w:firstLine="480"/>
      </w:pPr>
    </w:p>
    <w:p w14:paraId="2E7839BC" w14:textId="77777777" w:rsidR="00FD6543" w:rsidRDefault="00FD6543">
      <w:pPr>
        <w:pStyle w:val="a5"/>
        <w:ind w:firstLine="480"/>
      </w:pPr>
    </w:p>
    <w:p w14:paraId="47348681" w14:textId="77777777" w:rsidR="00FD6543" w:rsidRDefault="00FD6543">
      <w:pPr>
        <w:pStyle w:val="a5"/>
        <w:ind w:firstLine="480"/>
      </w:pPr>
    </w:p>
    <w:p w14:paraId="26691BCE" w14:textId="77777777" w:rsidR="00FD6543" w:rsidRDefault="00FD6543">
      <w:pPr>
        <w:pStyle w:val="a5"/>
        <w:ind w:firstLine="480"/>
      </w:pPr>
    </w:p>
    <w:p w14:paraId="17573FF3" w14:textId="77777777" w:rsidR="00FD6543" w:rsidRDefault="00FD6543">
      <w:pPr>
        <w:pStyle w:val="a5"/>
        <w:ind w:firstLine="480"/>
      </w:pPr>
    </w:p>
    <w:p w14:paraId="46E02BF4" w14:textId="77777777" w:rsidR="00FD6543" w:rsidRDefault="00FD6543">
      <w:pPr>
        <w:pStyle w:val="a5"/>
        <w:ind w:firstLine="480"/>
      </w:pPr>
    </w:p>
    <w:p w14:paraId="4BB7A344" w14:textId="77777777" w:rsidR="00FD6543" w:rsidRDefault="00FD6543">
      <w:pPr>
        <w:pStyle w:val="a5"/>
        <w:ind w:firstLine="480"/>
      </w:pPr>
    </w:p>
    <w:p w14:paraId="55E238D5" w14:textId="77777777" w:rsidR="00FD6543" w:rsidRDefault="00FD6543">
      <w:pPr>
        <w:pStyle w:val="a5"/>
        <w:ind w:firstLine="480"/>
      </w:pPr>
    </w:p>
    <w:p w14:paraId="42CA33E4" w14:textId="77777777" w:rsidR="00FD6543" w:rsidRDefault="00FD6543">
      <w:pPr>
        <w:pStyle w:val="a5"/>
        <w:ind w:firstLine="480"/>
      </w:pPr>
    </w:p>
    <w:p w14:paraId="69FAFE23" w14:textId="77777777" w:rsidR="00FD6543" w:rsidRDefault="00FD6543">
      <w:pPr>
        <w:pStyle w:val="a5"/>
        <w:ind w:firstLine="480"/>
      </w:pPr>
    </w:p>
    <w:p w14:paraId="050B1E3B" w14:textId="77777777" w:rsidR="00FD6543" w:rsidRDefault="00FD6543">
      <w:pPr>
        <w:pStyle w:val="a5"/>
        <w:ind w:firstLine="480"/>
      </w:pPr>
    </w:p>
    <w:p w14:paraId="79B51EFE" w14:textId="77777777" w:rsidR="00FD6543" w:rsidRDefault="00000000">
      <w:pPr>
        <w:pStyle w:val="a5"/>
        <w:ind w:firstLine="560"/>
        <w:jc w:val="center"/>
        <w:rPr>
          <w:rFonts w:ascii="黑体" w:eastAsia="黑体" w:hAnsi="黑体" w:hint="eastAsia"/>
          <w:sz w:val="28"/>
          <w:szCs w:val="28"/>
        </w:rPr>
      </w:pPr>
      <w:r>
        <w:rPr>
          <w:rFonts w:ascii="黑体" w:eastAsia="黑体" w:hAnsi="黑体" w:hint="eastAsia"/>
          <w:sz w:val="28"/>
          <w:szCs w:val="28"/>
        </w:rPr>
        <w:lastRenderedPageBreak/>
        <w:t>参考文献</w:t>
      </w:r>
    </w:p>
    <w:p w14:paraId="275CC215" w14:textId="77777777" w:rsidR="00FD6543" w:rsidRDefault="00000000">
      <w:pPr>
        <w:pStyle w:val="af7"/>
        <w:numPr>
          <w:ilvl w:val="0"/>
          <w:numId w:val="2"/>
        </w:numPr>
      </w:pPr>
      <w:bookmarkStart w:id="65" w:name="_Ref229691788"/>
      <w:r>
        <w:t>Zaletelj J,Košir A. Predicting students’ attention in the classroom from Kinect facial and body features[J]. EURASIP Journal on Image and Video Processing</w:t>
      </w:r>
      <w:r>
        <w:t>，</w:t>
      </w:r>
      <w:r>
        <w:t>2017</w:t>
      </w:r>
      <w:r>
        <w:t>（</w:t>
      </w:r>
      <w:r>
        <w:t>1</w:t>
      </w:r>
      <w:r>
        <w:t>）：</w:t>
      </w:r>
      <w:r>
        <w:t>1</w:t>
      </w:r>
      <w:r>
        <w:t>～</w:t>
      </w:r>
      <w:r>
        <w:t>18</w:t>
      </w:r>
      <w:bookmarkEnd w:id="65"/>
    </w:p>
    <w:p w14:paraId="2288B8A2" w14:textId="77777777" w:rsidR="00FD6543" w:rsidRDefault="00000000">
      <w:pPr>
        <w:pStyle w:val="af7"/>
        <w:numPr>
          <w:ilvl w:val="0"/>
          <w:numId w:val="2"/>
        </w:numPr>
      </w:pPr>
      <w:bookmarkStart w:id="66" w:name="_Ref229691859"/>
      <w:r>
        <w:t>Lin F C,Ngo H H,Dow C R,et al. Student Behavior Recognition System for the Classroom Environment Based on Skeleton Pose Estimation and Person Detection[J]. Sensors (Basel)</w:t>
      </w:r>
      <w:r>
        <w:t>，</w:t>
      </w:r>
      <w:r>
        <w:t>2021</w:t>
      </w:r>
      <w:r>
        <w:t>，</w:t>
      </w:r>
      <w:r>
        <w:t>21(16)</w:t>
      </w:r>
      <w:r>
        <w:t>：</w:t>
      </w:r>
      <w:r>
        <w:t>5314</w:t>
      </w:r>
      <w:r>
        <w:t>～</w:t>
      </w:r>
      <w:r>
        <w:t>5314</w:t>
      </w:r>
      <w:bookmarkEnd w:id="66"/>
    </w:p>
    <w:p w14:paraId="2DC037CF" w14:textId="77777777" w:rsidR="00FD6543" w:rsidRDefault="00000000">
      <w:pPr>
        <w:pStyle w:val="af7"/>
        <w:numPr>
          <w:ilvl w:val="0"/>
          <w:numId w:val="2"/>
        </w:numPr>
      </w:pPr>
      <w:bookmarkStart w:id="67" w:name="_Ref229691875"/>
      <w:r>
        <w:t>Mindoro J N,La Catan L L,Dellosa R M,et al. A YOLOv3 Inference Approach for Student Attendance Face Recognition System[J]. World Academy of Research in Science and Engineering</w:t>
      </w:r>
      <w:r>
        <w:t>，</w:t>
      </w:r>
      <w:r>
        <w:t>2020</w:t>
      </w:r>
      <w:r>
        <w:t>，</w:t>
      </w:r>
      <w:r>
        <w:t>5490</w:t>
      </w:r>
      <w:r>
        <w:t>：</w:t>
      </w:r>
      <w:r>
        <w:t>1</w:t>
      </w:r>
      <w:r>
        <w:t>～</w:t>
      </w:r>
      <w:r>
        <w:t>6</w:t>
      </w:r>
      <w:bookmarkEnd w:id="67"/>
    </w:p>
    <w:p w14:paraId="5A8F975B" w14:textId="77777777" w:rsidR="00FD6543" w:rsidRDefault="00000000">
      <w:pPr>
        <w:pStyle w:val="af7"/>
        <w:numPr>
          <w:ilvl w:val="0"/>
          <w:numId w:val="2"/>
        </w:numPr>
      </w:pPr>
      <w:bookmarkStart w:id="68" w:name="_Ref229691890"/>
      <w:r>
        <w:t>Sato K,Tanaka Y,Watanabe H,et al. Estimation of Students' Attention Levels During Online Lectures Using Facial Action Units and Reaction Time to Irrelevant Stimuli[J]. Computers &amp; Education: Artificial Intelligence</w:t>
      </w:r>
      <w:r>
        <w:t>，</w:t>
      </w:r>
      <w:r>
        <w:t>2023</w:t>
      </w:r>
      <w:r>
        <w:t>，</w:t>
      </w:r>
      <w:r>
        <w:t>4</w:t>
      </w:r>
      <w:r>
        <w:t>：</w:t>
      </w:r>
      <w:r>
        <w:t>100218</w:t>
      </w:r>
      <w:r>
        <w:t>～</w:t>
      </w:r>
      <w:r>
        <w:t>100218</w:t>
      </w:r>
      <w:bookmarkEnd w:id="68"/>
    </w:p>
    <w:p w14:paraId="3537F4C1" w14:textId="77777777" w:rsidR="00FD6543" w:rsidRDefault="00000000">
      <w:pPr>
        <w:pStyle w:val="af7"/>
        <w:numPr>
          <w:ilvl w:val="0"/>
          <w:numId w:val="2"/>
        </w:numPr>
      </w:pPr>
      <w:bookmarkStart w:id="69" w:name="_Ref229691910"/>
      <w:r>
        <w:t xml:space="preserve">Trabelsi Z, Alnajjar F, Parambil M M A, et al. Real-Time Attention Monitoring System for Classroom: A Deep Learning Approach for Student’s Behavior Recognition[J]. Big Data and Cognitive Computing, 2023, 7(1):48. </w:t>
      </w:r>
      <w:hyperlink r:id="rId42" w:history="1">
        <w:r>
          <w:rPr>
            <w:rStyle w:val="af4"/>
          </w:rPr>
          <w:t>https://doi.org/10.3390/bdcc7010048</w:t>
        </w:r>
      </w:hyperlink>
      <w:r>
        <w:t>.</w:t>
      </w:r>
      <w:bookmarkEnd w:id="69"/>
    </w:p>
    <w:p w14:paraId="4CA472FE" w14:textId="77777777" w:rsidR="00FD6543" w:rsidRDefault="00000000">
      <w:pPr>
        <w:pStyle w:val="af7"/>
        <w:numPr>
          <w:ilvl w:val="0"/>
          <w:numId w:val="2"/>
        </w:numPr>
      </w:pPr>
      <w:bookmarkStart w:id="70" w:name="_Ref229691923"/>
      <w:r>
        <w:t>郭顺超</w:t>
      </w:r>
      <w:r>
        <w:t>,</w:t>
      </w:r>
      <w:r>
        <w:t>袁超艳</w:t>
      </w:r>
      <w:r>
        <w:t>,</w:t>
      </w:r>
      <w:r>
        <w:t>元艳香</w:t>
      </w:r>
      <w:r>
        <w:t>.</w:t>
      </w:r>
      <w:r>
        <w:t>学生课堂表情识别系统的设计与实现</w:t>
      </w:r>
      <w:r>
        <w:t>[J].</w:t>
      </w:r>
      <w:r>
        <w:t>福建电脑</w:t>
      </w:r>
      <w:r>
        <w:t>,2024,40(10):91-94.DOI:10.16707/j.cnki.fjpc.2024.10.018.</w:t>
      </w:r>
      <w:bookmarkEnd w:id="70"/>
    </w:p>
    <w:p w14:paraId="3DFB21E5" w14:textId="77777777" w:rsidR="00FD6543" w:rsidRDefault="00000000">
      <w:pPr>
        <w:pStyle w:val="af7"/>
        <w:numPr>
          <w:ilvl w:val="0"/>
          <w:numId w:val="2"/>
        </w:numPr>
      </w:pPr>
      <w:bookmarkStart w:id="71" w:name="_Ref229692307"/>
      <w:r>
        <w:t>王一鸣</w:t>
      </w:r>
      <w:r>
        <w:t>.</w:t>
      </w:r>
      <w:r>
        <w:t>基于面部</w:t>
      </w:r>
      <w:r>
        <w:t>—</w:t>
      </w:r>
      <w:r>
        <w:t>姿态协同感知的在线学习专注度识别</w:t>
      </w:r>
      <w:r>
        <w:t>[D].</w:t>
      </w:r>
      <w:r>
        <w:t>华中师范大学</w:t>
      </w:r>
      <w:r>
        <w:t>,2025.DOI:10.27159/d.cnki.ghzsu.2025.000237.</w:t>
      </w:r>
      <w:bookmarkEnd w:id="71"/>
    </w:p>
    <w:p w14:paraId="2A06E42B" w14:textId="77777777" w:rsidR="00FD6543" w:rsidRDefault="00000000">
      <w:pPr>
        <w:pStyle w:val="af7"/>
        <w:numPr>
          <w:ilvl w:val="0"/>
          <w:numId w:val="2"/>
        </w:numPr>
      </w:pPr>
      <w:bookmarkStart w:id="72" w:name="_Ref229692327"/>
      <w:r>
        <w:t>Broadbent D E. Perception and communication[M]. Elsevier, 2013.</w:t>
      </w:r>
      <w:bookmarkEnd w:id="72"/>
    </w:p>
    <w:p w14:paraId="63F437C2" w14:textId="77777777" w:rsidR="00FD6543" w:rsidRDefault="00000000">
      <w:pPr>
        <w:pStyle w:val="af7"/>
        <w:numPr>
          <w:ilvl w:val="0"/>
          <w:numId w:val="2"/>
        </w:numPr>
      </w:pPr>
      <w:bookmarkStart w:id="73" w:name="_Ref229692341"/>
      <w:r>
        <w:t>Treisman A M. Selective attention in man[J]. British medical bulletin, 1964.</w:t>
      </w:r>
      <w:bookmarkEnd w:id="73"/>
    </w:p>
    <w:p w14:paraId="1E069E22" w14:textId="77777777" w:rsidR="00FD6543" w:rsidRDefault="00000000">
      <w:pPr>
        <w:pStyle w:val="af7"/>
        <w:numPr>
          <w:ilvl w:val="0"/>
          <w:numId w:val="2"/>
        </w:numPr>
      </w:pPr>
      <w:bookmarkStart w:id="74" w:name="_Ref229692353"/>
      <w:r>
        <w:t>Kahneman D. Attention and effort[M]. Englewood Cliffs, NJ: Prentice-Hall, 1973.</w:t>
      </w:r>
      <w:bookmarkEnd w:id="74"/>
    </w:p>
    <w:p w14:paraId="43D412A2" w14:textId="77777777" w:rsidR="00FD6543" w:rsidRDefault="00000000">
      <w:pPr>
        <w:pStyle w:val="af7"/>
        <w:numPr>
          <w:ilvl w:val="0"/>
          <w:numId w:val="2"/>
        </w:numPr>
      </w:pPr>
      <w:bookmarkStart w:id="75" w:name="_Ref230202169"/>
      <w:r>
        <w:t>丁一</w:t>
      </w:r>
      <w:r>
        <w:t>.</w:t>
      </w:r>
      <w:r>
        <w:t>专注力</w:t>
      </w:r>
      <w:r>
        <w:t>[M].</w:t>
      </w:r>
      <w:r>
        <w:t>北京：电子工业出版社</w:t>
      </w:r>
      <w:r>
        <w:t>,2012.</w:t>
      </w:r>
      <w:bookmarkEnd w:id="75"/>
    </w:p>
    <w:p w14:paraId="3420A6F4" w14:textId="77777777" w:rsidR="00FD6543" w:rsidRDefault="00000000">
      <w:pPr>
        <w:pStyle w:val="af7"/>
        <w:numPr>
          <w:ilvl w:val="0"/>
          <w:numId w:val="2"/>
        </w:numPr>
      </w:pPr>
      <w:bookmarkStart w:id="76" w:name="_Ref230202196"/>
      <w:r>
        <w:t>王洁</w:t>
      </w:r>
      <w:r>
        <w:t>.“</w:t>
      </w:r>
      <w:r>
        <w:t>自我管理</w:t>
      </w:r>
      <w:r>
        <w:t>”</w:t>
      </w:r>
      <w:r>
        <w:t>策略对提升自闭症儿童课堂专注行为的成效研究</w:t>
      </w:r>
      <w:r>
        <w:t>[D].</w:t>
      </w:r>
      <w:r>
        <w:t>重庆</w:t>
      </w:r>
      <w:r>
        <w:t>:</w:t>
      </w:r>
      <w:r>
        <w:t>重庆师范大学</w:t>
      </w:r>
      <w:r>
        <w:t>,2014.</w:t>
      </w:r>
      <w:bookmarkEnd w:id="76"/>
    </w:p>
    <w:p w14:paraId="4DF2742B" w14:textId="77777777" w:rsidR="00FD6543" w:rsidRDefault="00000000">
      <w:pPr>
        <w:pStyle w:val="af7"/>
        <w:numPr>
          <w:ilvl w:val="0"/>
          <w:numId w:val="2"/>
        </w:numPr>
      </w:pPr>
      <w:bookmarkStart w:id="77" w:name="_Ref230202211"/>
      <w:r>
        <w:t>陶溢</w:t>
      </w:r>
      <w:r>
        <w:t>.</w:t>
      </w:r>
      <w:r>
        <w:t>基于面部表情和头部姿态识别的课堂专注度分析与评价研究</w:t>
      </w:r>
      <w:r>
        <w:t>[D].</w:t>
      </w:r>
      <w:r>
        <w:t>云南师范大学</w:t>
      </w:r>
      <w:r>
        <w:t>,2020.DOI:10.27459/d.cnki.gynfc.2020.000015.</w:t>
      </w:r>
      <w:bookmarkEnd w:id="77"/>
    </w:p>
    <w:p w14:paraId="1856CE1E" w14:textId="77777777" w:rsidR="00FD6543" w:rsidRDefault="00000000">
      <w:pPr>
        <w:pStyle w:val="af7"/>
        <w:numPr>
          <w:ilvl w:val="0"/>
          <w:numId w:val="2"/>
        </w:numPr>
      </w:pPr>
      <w:bookmarkStart w:id="78" w:name="_Ref230202228"/>
      <w:r>
        <w:t>王洁</w:t>
      </w:r>
      <w:r>
        <w:t>. “</w:t>
      </w:r>
      <w:r>
        <w:t>自我管理</w:t>
      </w:r>
      <w:r>
        <w:t>”</w:t>
      </w:r>
      <w:r>
        <w:t>策略对提升自闭症儿童课堂专注行为的成效研究</w:t>
      </w:r>
      <w:r>
        <w:t xml:space="preserve"> [D]; </w:t>
      </w:r>
      <w:r>
        <w:t>重庆师范大学</w:t>
      </w:r>
      <w:r>
        <w:t>, 2015.</w:t>
      </w:r>
      <w:bookmarkEnd w:id="78"/>
    </w:p>
    <w:p w14:paraId="41901A17" w14:textId="77777777" w:rsidR="00FD6543" w:rsidRDefault="00000000">
      <w:pPr>
        <w:pStyle w:val="af7"/>
        <w:numPr>
          <w:ilvl w:val="0"/>
          <w:numId w:val="2"/>
        </w:numPr>
      </w:pPr>
      <w:bookmarkStart w:id="79" w:name="_Ref230202248"/>
      <w:r>
        <w:t>张琪</w:t>
      </w:r>
      <w:r>
        <w:t xml:space="preserve">, </w:t>
      </w:r>
      <w:r>
        <w:t>王红梅</w:t>
      </w:r>
      <w:r>
        <w:t xml:space="preserve">. </w:t>
      </w:r>
      <w:r>
        <w:t>学习投入的多模态数据表征：支撑理论、研究框架与关键技术</w:t>
      </w:r>
      <w:r>
        <w:t xml:space="preserve"> [J].</w:t>
      </w:r>
      <w:r>
        <w:t>电化教育研究</w:t>
      </w:r>
      <w:r>
        <w:t>, 2019, 40(12): 21-28.</w:t>
      </w:r>
      <w:bookmarkEnd w:id="79"/>
    </w:p>
    <w:p w14:paraId="08F14BEA" w14:textId="77777777" w:rsidR="00FD6543" w:rsidRDefault="00000000">
      <w:pPr>
        <w:pStyle w:val="af7"/>
        <w:numPr>
          <w:ilvl w:val="0"/>
          <w:numId w:val="2"/>
        </w:numPr>
      </w:pPr>
      <w:bookmarkStart w:id="80" w:name="_Ref230202264"/>
      <w:r>
        <w:t>[</w:t>
      </w:r>
      <w:r>
        <w:t>施剑阳</w:t>
      </w:r>
      <w:r>
        <w:t>.</w:t>
      </w:r>
      <w:r>
        <w:t>基于计算机视觉技术的教学手势对课堂专注度的影响研究</w:t>
      </w:r>
      <w:r>
        <w:t>[D].</w:t>
      </w:r>
      <w:r>
        <w:t>浙江师范大学</w:t>
      </w:r>
      <w:r>
        <w:t>,2024.DOI:10.27464/d.cnki.gzsfu.2024.000272.</w:t>
      </w:r>
      <w:bookmarkEnd w:id="80"/>
    </w:p>
    <w:sectPr w:rsidR="00FD6543">
      <w:footerReference w:type="even" r:id="rId43"/>
      <w:pgSz w:w="11906" w:h="16838"/>
      <w:pgMar w:top="1440" w:right="1800" w:bottom="1440" w:left="1800" w:header="1587" w:footer="1247"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L" w:date="2026-05-23T21:43:00Z" w:initials="nl">
    <w:p w14:paraId="7E7E1188" w14:textId="77777777" w:rsidR="00FD6543" w:rsidRDefault="003D0068">
      <w:pPr>
        <w:pStyle w:val="a3"/>
      </w:pPr>
      <w:r>
        <w:rPr>
          <w:rStyle w:val="aff3"/>
        </w:rPr>
        <w:annotationRef/>
      </w:r>
      <w:r w:rsidR="00000000">
        <w:rPr>
          <w:rFonts w:hint="eastAsia"/>
        </w:rPr>
        <w:t>目录格式有问题</w:t>
      </w:r>
    </w:p>
  </w:comment>
  <w:comment w:id="1" w:author="储胜 南" w:date="2026-05-25T13:47:00Z" w:initials="储南">
    <w:p w14:paraId="7ACF9186" w14:textId="77777777" w:rsidR="003D0068" w:rsidRDefault="003D0068" w:rsidP="003D0068">
      <w:pPr>
        <w:pStyle w:val="a3"/>
      </w:pPr>
      <w:r>
        <w:rPr>
          <w:rStyle w:val="aff3"/>
        </w:rPr>
        <w:annotationRef/>
      </w:r>
      <w:r>
        <w:t>1.25</w:t>
      </w:r>
      <w:r>
        <w:rPr>
          <w:rFonts w:hint="eastAsia"/>
        </w:rPr>
        <w:t>显示不对</w:t>
      </w:r>
    </w:p>
  </w:comment>
  <w:comment w:id="5" w:author="NL" w:date="2026-05-23T21:45:00Z" w:initials="nl">
    <w:p w14:paraId="542AF5D6" w14:textId="77777777" w:rsidR="00FD6543" w:rsidRDefault="003D0068">
      <w:pPr>
        <w:pStyle w:val="a3"/>
      </w:pPr>
      <w:r>
        <w:rPr>
          <w:rStyle w:val="aff3"/>
        </w:rPr>
        <w:annotationRef/>
      </w:r>
      <w:r w:rsidR="00000000">
        <w:rPr>
          <w:rFonts w:hint="eastAsia"/>
        </w:rPr>
        <w:t>参考文献引用格式不对</w:t>
      </w:r>
    </w:p>
  </w:comment>
  <w:comment w:id="25" w:author="NL" w:date="2026-05-23T21:47:00Z" w:initials="nl">
    <w:p w14:paraId="0F0B4AD6" w14:textId="77777777" w:rsidR="00FD6543" w:rsidRDefault="003D0068">
      <w:pPr>
        <w:pStyle w:val="a3"/>
      </w:pPr>
      <w:r>
        <w:rPr>
          <w:rStyle w:val="aff3"/>
        </w:rPr>
        <w:annotationRef/>
      </w:r>
      <w:r w:rsidR="00000000">
        <w:rPr>
          <w:rFonts w:hint="eastAsia"/>
        </w:rPr>
        <w:t>表中内容居中</w:t>
      </w:r>
    </w:p>
  </w:comment>
  <w:comment w:id="40" w:author="NL" w:date="2026-05-23T21:49:00Z" w:initials="nl">
    <w:p w14:paraId="2D3ACA0D" w14:textId="77777777" w:rsidR="00FD6543" w:rsidRDefault="003D0068">
      <w:pPr>
        <w:pStyle w:val="a3"/>
      </w:pPr>
      <w:r>
        <w:rPr>
          <w:rStyle w:val="aff3"/>
        </w:rPr>
        <w:annotationRef/>
      </w:r>
      <w:r w:rsidR="00000000">
        <w:rPr>
          <w:rFonts w:hint="eastAsia"/>
        </w:rPr>
        <w:t>公式编号需要右对齐，公式大小要与正文字体大小一致。</w:t>
      </w:r>
    </w:p>
  </w:comment>
  <w:comment w:id="46" w:author="NL" w:date="2026-05-24T11:02:00Z" w:initials="nl">
    <w:p w14:paraId="0B2711E4" w14:textId="77777777" w:rsidR="00FD6543" w:rsidRDefault="003D0068">
      <w:pPr>
        <w:pStyle w:val="a3"/>
      </w:pPr>
      <w:r>
        <w:rPr>
          <w:rStyle w:val="aff3"/>
        </w:rPr>
        <w:annotationRef/>
      </w:r>
      <w:r w:rsidR="00000000">
        <w:rPr>
          <w:rFonts w:hint="eastAsia"/>
        </w:rPr>
        <w:t>一句话一小节，不合适</w:t>
      </w:r>
    </w:p>
  </w:comment>
  <w:comment w:id="51" w:author="NL" w:date="2026-05-24T10:56:00Z" w:initials="nl">
    <w:p w14:paraId="1F4B3F8A" w14:textId="77777777" w:rsidR="00FD6543" w:rsidRDefault="003D0068">
      <w:pPr>
        <w:pStyle w:val="a3"/>
      </w:pPr>
      <w:r>
        <w:rPr>
          <w:rStyle w:val="aff3"/>
        </w:rPr>
        <w:annotationRef/>
      </w:r>
      <w:r w:rsidR="00000000">
        <w:rPr>
          <w:rFonts w:hint="eastAsia"/>
        </w:rPr>
        <w:t>给出</w:t>
      </w:r>
      <w:r w:rsidR="00000000">
        <w:rPr>
          <w:rFonts w:hint="eastAsia"/>
        </w:rPr>
        <w:t xml:space="preserve"> EMA</w:t>
      </w:r>
      <w:r w:rsidR="00000000">
        <w:rPr>
          <w:rFonts w:hint="eastAsia"/>
        </w:rPr>
        <w:t>平滑系数α取值，</w:t>
      </w:r>
      <w:r w:rsidR="00000000">
        <w:rPr>
          <w:rFonts w:hint="eastAsia"/>
        </w:rPr>
        <w:t xml:space="preserve"> </w:t>
      </w:r>
      <w:r w:rsidR="00000000">
        <w:rPr>
          <w:rFonts w:hint="eastAsia"/>
        </w:rPr>
        <w:t>与实验对比，说明曲线稳定性优化效果</w:t>
      </w:r>
    </w:p>
  </w:comment>
  <w:comment w:id="53" w:author="NL" w:date="2026-05-24T10:57:00Z" w:initials="nl">
    <w:p w14:paraId="65DF4A37" w14:textId="77777777" w:rsidR="00FD6543" w:rsidRDefault="003D0068">
      <w:pPr>
        <w:pStyle w:val="a3"/>
      </w:pPr>
      <w:r>
        <w:rPr>
          <w:rStyle w:val="aff3"/>
        </w:rPr>
        <w:annotationRef/>
      </w:r>
      <w:r w:rsidR="00000000">
        <w:rPr>
          <w:rFonts w:hint="eastAsia"/>
        </w:rPr>
        <w:t xml:space="preserve"> </w:t>
      </w:r>
      <w:r w:rsidR="00000000">
        <w:rPr>
          <w:rFonts w:hint="eastAsia"/>
        </w:rPr>
        <w:t>规范</w:t>
      </w:r>
      <w:r w:rsidR="00000000">
        <w:rPr>
          <w:rFonts w:hint="eastAsia"/>
        </w:rPr>
        <w:t xml:space="preserve"> SQLite</w:t>
      </w:r>
      <w:r w:rsidR="00000000">
        <w:rPr>
          <w:rFonts w:hint="eastAsia"/>
        </w:rPr>
        <w:t>表结构</w:t>
      </w:r>
      <w:r w:rsidR="00000000">
        <w:rPr>
          <w:rFonts w:hint="eastAsia"/>
        </w:rPr>
        <w:t xml:space="preserve"> </w:t>
      </w:r>
      <w:r w:rsidR="00000000">
        <w:rPr>
          <w:rFonts w:hint="eastAsia"/>
        </w:rPr>
        <w:t>，含字段名、类型、主键、索引、存储样例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E1188" w15:done="0"/>
  <w15:commentEx w15:paraId="7ACF9186" w15:paraIdParent="7E7E1188" w15:done="0"/>
  <w15:commentEx w15:paraId="542AF5D6" w15:done="0"/>
  <w15:commentEx w15:paraId="0F0B4AD6" w15:done="0"/>
  <w15:commentEx w15:paraId="2D3ACA0D" w15:done="0"/>
  <w15:commentEx w15:paraId="0B2711E4" w15:done="0"/>
  <w15:commentEx w15:paraId="1F4B3F8A" w15:done="0"/>
  <w15:commentEx w15:paraId="65DF4A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B0B3B9" w16cex:dateUtc="2026-05-25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E1188" w16cid:durableId="7E7E1188"/>
  <w16cid:commentId w16cid:paraId="7ACF9186" w16cid:durableId="3CB0B3B9"/>
  <w16cid:commentId w16cid:paraId="542AF5D6" w16cid:durableId="542AF5D6"/>
  <w16cid:commentId w16cid:paraId="0F0B4AD6" w16cid:durableId="0F0B4AD6"/>
  <w16cid:commentId w16cid:paraId="2D3ACA0D" w16cid:durableId="2D3ACA0D"/>
  <w16cid:commentId w16cid:paraId="0B2711E4" w16cid:durableId="0B2711E4"/>
  <w16cid:commentId w16cid:paraId="1F4B3F8A" w16cid:durableId="1F4B3F8A"/>
  <w16cid:commentId w16cid:paraId="65DF4A37" w16cid:durableId="65DF4A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79EEA" w14:textId="77777777" w:rsidR="00EE3C8E" w:rsidRDefault="00EE3C8E">
      <w:pPr>
        <w:spacing w:line="240" w:lineRule="auto"/>
      </w:pPr>
      <w:r>
        <w:separator/>
      </w:r>
    </w:p>
  </w:endnote>
  <w:endnote w:type="continuationSeparator" w:id="0">
    <w:p w14:paraId="317FEC4F" w14:textId="77777777" w:rsidR="00EE3C8E" w:rsidRDefault="00EE3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4ABD" w14:textId="77777777" w:rsidR="00FD6543" w:rsidRDefault="00FD6543">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0DE5" w14:textId="77777777" w:rsidR="00FD6543" w:rsidRDefault="00FD6543">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D8F9" w14:textId="77777777" w:rsidR="00FD6543" w:rsidRDefault="00FD6543">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73E5" w14:textId="1ACF280D" w:rsidR="00FD6543" w:rsidRDefault="00000000">
    <w:pPr>
      <w:pStyle w:val="a9"/>
      <w:jc w:val="center"/>
      <w:rPr>
        <w:rFonts w:ascii="宋体" w:hAnsi="宋体" w:hint="eastAsia"/>
      </w:rPr>
    </w:pPr>
    <w:r>
      <w:rPr>
        <w:rFonts w:ascii="宋体" w:hAnsi="宋体" w:hint="eastAsia"/>
      </w:rPr>
      <w:t>第</w:t>
    </w:r>
    <w:r>
      <w:rPr>
        <w:rFonts w:ascii="宋体" w:hAnsi="宋体"/>
      </w:rPr>
      <w:fldChar w:fldCharType="begin"/>
    </w:r>
    <w:r>
      <w:rPr>
        <w:rFonts w:ascii="宋体" w:hAnsi="宋体"/>
      </w:rPr>
      <w:instrText xml:space="preserve"> </w:instrText>
    </w:r>
    <w:r>
      <w:rPr>
        <w:rFonts w:ascii="宋体" w:hAnsi="宋体" w:hint="eastAsia"/>
      </w:rPr>
      <w:instrText>PAGE</w:instrText>
    </w:r>
    <w:r>
      <w:rPr>
        <w:rFonts w:ascii="宋体" w:hAnsi="宋体"/>
      </w:rPr>
      <w:instrText xml:space="preserve"> </w:instrText>
    </w:r>
    <w:r>
      <w:rPr>
        <w:rFonts w:ascii="宋体" w:hAnsi="宋体"/>
      </w:rPr>
      <w:fldChar w:fldCharType="separate"/>
    </w:r>
    <w:r>
      <w:rPr>
        <w:rFonts w:ascii="宋体" w:hAnsi="宋体"/>
      </w:rPr>
      <w:t>1</w:t>
    </w:r>
    <w:r>
      <w:rPr>
        <w:rFonts w:ascii="宋体" w:hAnsi="宋体"/>
      </w:rPr>
      <w:fldChar w:fldCharType="end"/>
    </w:r>
    <w:r>
      <w:rPr>
        <w:rFonts w:ascii="宋体" w:hAnsi="宋体" w:hint="eastAsia"/>
      </w:rPr>
      <w:t>页（共</w:t>
    </w:r>
    <w:r>
      <w:rPr>
        <w:rFonts w:ascii="宋体" w:hAnsi="宋体"/>
      </w:rPr>
      <w:fldChar w:fldCharType="begin"/>
    </w:r>
    <w:r>
      <w:rPr>
        <w:rFonts w:ascii="宋体" w:hAnsi="宋体"/>
      </w:rPr>
      <w:instrText xml:space="preserve"> SECTIONPAGES</w:instrText>
    </w:r>
    <w:r>
      <w:rPr>
        <w:rFonts w:ascii="宋体" w:hAnsi="宋体"/>
      </w:rPr>
      <w:fldChar w:fldCharType="separate"/>
    </w:r>
    <w:r w:rsidR="00240882">
      <w:rPr>
        <w:rFonts w:ascii="宋体" w:hAnsi="宋体" w:hint="eastAsia"/>
        <w:noProof/>
      </w:rPr>
      <w:t>31</w:t>
    </w:r>
    <w:r>
      <w:rPr>
        <w:rFonts w:ascii="宋体" w:hAnsi="宋体"/>
      </w:rPr>
      <w:fldChar w:fldCharType="end"/>
    </w:r>
    <w:r>
      <w:rPr>
        <w:rFonts w:ascii="宋体" w:hAnsi="宋体" w:hint="eastAsia"/>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E1DC" w14:textId="77777777" w:rsidR="00FD6543" w:rsidRDefault="00000000">
    <w:pPr>
      <w:pStyle w:val="a9"/>
      <w:jc w:val="center"/>
    </w:pPr>
    <w:r>
      <w:rPr>
        <w:rFonts w:hint="eastAsia"/>
      </w:rPr>
      <w:t>第</w:t>
    </w:r>
    <w:r>
      <w:fldChar w:fldCharType="begin"/>
    </w:r>
    <w:r>
      <w:instrText xml:space="preserve"> </w:instrText>
    </w:r>
    <w:r>
      <w:rPr>
        <w:rFonts w:hint="eastAsia"/>
      </w:rPr>
      <w:instrText>PAGE</w:instrText>
    </w:r>
    <w:r>
      <w:instrText xml:space="preserve"> </w:instrText>
    </w:r>
    <w:r>
      <w:fldChar w:fldCharType="separate"/>
    </w:r>
    <w:r>
      <w:t>2</w:t>
    </w:r>
    <w:r>
      <w:fldChar w:fldCharType="end"/>
    </w:r>
    <w:r>
      <w:rPr>
        <w:rFonts w:hint="eastAsia"/>
      </w:rPr>
      <w:t>页（共</w:t>
    </w:r>
    <w:r>
      <w:rPr>
        <w:rFonts w:hint="eastAsia"/>
      </w:rPr>
      <w:t>31</w:t>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A5EB9" w14:textId="77777777" w:rsidR="00EE3C8E" w:rsidRDefault="00EE3C8E">
      <w:pPr>
        <w:spacing w:line="240" w:lineRule="auto"/>
      </w:pPr>
      <w:r>
        <w:separator/>
      </w:r>
    </w:p>
  </w:footnote>
  <w:footnote w:type="continuationSeparator" w:id="0">
    <w:p w14:paraId="298E0F27" w14:textId="77777777" w:rsidR="00EE3C8E" w:rsidRDefault="00EE3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B03A" w14:textId="77777777" w:rsidR="00FD6543" w:rsidRDefault="00FD6543">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BBD72" w14:textId="77777777" w:rsidR="00FD6543" w:rsidRDefault="00FD6543">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8FEF" w14:textId="77777777" w:rsidR="00FD6543" w:rsidRDefault="00FD6543">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B51D5" w14:textId="77777777" w:rsidR="00FD6543" w:rsidRDefault="00000000">
    <w:pPr>
      <w:pStyle w:val="ab"/>
      <w:rPr>
        <w:sz w:val="21"/>
        <w:szCs w:val="21"/>
      </w:rPr>
    </w:pPr>
    <w:r>
      <w:rPr>
        <w:sz w:val="21"/>
        <w:szCs w:val="21"/>
      </w:rPr>
      <w:t>基于面部表情的课堂教学专注度分析系统</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4C27" w14:textId="3EF6FF20" w:rsidR="00FD6543" w:rsidRDefault="00000000">
    <w:pPr>
      <w:pStyle w:val="ab"/>
      <w:rPr>
        <w:rFonts w:ascii="宋体" w:hAnsi="宋体" w:hint="eastAsia"/>
        <w:sz w:val="21"/>
        <w:szCs w:val="21"/>
      </w:rPr>
    </w:pPr>
    <w:r>
      <w:rPr>
        <w:rFonts w:ascii="宋体" w:hAnsi="宋体"/>
        <w:sz w:val="21"/>
        <w:szCs w:val="21"/>
      </w:rPr>
      <w:fldChar w:fldCharType="begin"/>
    </w:r>
    <w:r>
      <w:rPr>
        <w:rFonts w:ascii="宋体" w:hAnsi="宋体"/>
        <w:sz w:val="21"/>
        <w:szCs w:val="21"/>
      </w:rPr>
      <w:instrText xml:space="preserve"> </w:instrText>
    </w:r>
    <w:r>
      <w:rPr>
        <w:rFonts w:ascii="宋体" w:hAnsi="宋体" w:hint="eastAsia"/>
        <w:sz w:val="21"/>
        <w:szCs w:val="21"/>
      </w:rPr>
      <w:instrText>STYLEREF  "标题 1"  \* MERGEFORMAT</w:instrText>
    </w:r>
    <w:r>
      <w:rPr>
        <w:rFonts w:ascii="宋体" w:hAnsi="宋体"/>
        <w:sz w:val="21"/>
        <w:szCs w:val="21"/>
      </w:rPr>
      <w:instrText xml:space="preserve"> </w:instrText>
    </w:r>
    <w:r>
      <w:rPr>
        <w:rFonts w:ascii="宋体" w:hAnsi="宋体"/>
        <w:sz w:val="21"/>
        <w:szCs w:val="21"/>
      </w:rPr>
      <w:fldChar w:fldCharType="separate"/>
    </w:r>
    <w:r w:rsidR="00240882">
      <w:rPr>
        <w:rFonts w:ascii="宋体" w:hAnsi="宋体" w:hint="eastAsia"/>
        <w:noProof/>
        <w:sz w:val="21"/>
        <w:szCs w:val="21"/>
      </w:rPr>
      <w:t>关键方法设计</w:t>
    </w:r>
    <w:r>
      <w:rPr>
        <w:rFonts w:ascii="宋体" w:hAnsi="宋体"/>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E45"/>
    <w:multiLevelType w:val="multilevel"/>
    <w:tmpl w:val="09C33E45"/>
    <w:lvl w:ilvl="0">
      <w:start w:val="1"/>
      <w:numFmt w:val="decimal"/>
      <w:pStyle w:val="1"/>
      <w:lvlText w:val="%1"/>
      <w:lvlJc w:val="left"/>
      <w:pPr>
        <w:ind w:left="440" w:hanging="440"/>
      </w:pPr>
      <w:rPr>
        <w:rFonts w:hint="eastAsia"/>
      </w:rPr>
    </w:lvl>
    <w:lvl w:ilvl="1">
      <w:start w:val="1"/>
      <w:numFmt w:val="decimal"/>
      <w:isLgl/>
      <w:lvlText w:val="%1.%2"/>
      <w:lvlJc w:val="left"/>
      <w:pPr>
        <w:ind w:left="648" w:hanging="64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17F5441F"/>
    <w:multiLevelType w:val="multilevel"/>
    <w:tmpl w:val="17F5441F"/>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11777646">
    <w:abstractNumId w:val="0"/>
  </w:num>
  <w:num w:numId="2" w16cid:durableId="19471514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L">
    <w15:presenceInfo w15:providerId="None" w15:userId="NL"/>
  </w15:person>
  <w15:person w15:author="储胜 南">
    <w15:presenceInfo w15:providerId="Windows Live" w15:userId="a6d437e3895720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68D"/>
    <w:rsid w:val="000A6417"/>
    <w:rsid w:val="000B11A7"/>
    <w:rsid w:val="000B57B3"/>
    <w:rsid w:val="000C6937"/>
    <w:rsid w:val="000F4E31"/>
    <w:rsid w:val="00102432"/>
    <w:rsid w:val="00113B2D"/>
    <w:rsid w:val="0011559B"/>
    <w:rsid w:val="00123A8E"/>
    <w:rsid w:val="001677DB"/>
    <w:rsid w:val="00180A45"/>
    <w:rsid w:val="001855FB"/>
    <w:rsid w:val="00196D58"/>
    <w:rsid w:val="001A14C4"/>
    <w:rsid w:val="001C75E0"/>
    <w:rsid w:val="0020667D"/>
    <w:rsid w:val="00240882"/>
    <w:rsid w:val="0024223D"/>
    <w:rsid w:val="00246FCD"/>
    <w:rsid w:val="00262C65"/>
    <w:rsid w:val="002B23DF"/>
    <w:rsid w:val="002F099D"/>
    <w:rsid w:val="002F2D01"/>
    <w:rsid w:val="00311E30"/>
    <w:rsid w:val="003124B5"/>
    <w:rsid w:val="00313B92"/>
    <w:rsid w:val="003211A4"/>
    <w:rsid w:val="00331BBB"/>
    <w:rsid w:val="003609C1"/>
    <w:rsid w:val="003D0068"/>
    <w:rsid w:val="003D42F0"/>
    <w:rsid w:val="0043225B"/>
    <w:rsid w:val="004B6CB6"/>
    <w:rsid w:val="004D7FA4"/>
    <w:rsid w:val="004F2ADD"/>
    <w:rsid w:val="005061B3"/>
    <w:rsid w:val="00525E6F"/>
    <w:rsid w:val="005275E0"/>
    <w:rsid w:val="00527C80"/>
    <w:rsid w:val="00546532"/>
    <w:rsid w:val="00553B18"/>
    <w:rsid w:val="0056541B"/>
    <w:rsid w:val="0056697F"/>
    <w:rsid w:val="0057044E"/>
    <w:rsid w:val="00573285"/>
    <w:rsid w:val="00575A5F"/>
    <w:rsid w:val="00597785"/>
    <w:rsid w:val="005A718F"/>
    <w:rsid w:val="005C7E8D"/>
    <w:rsid w:val="0060550B"/>
    <w:rsid w:val="00627C5B"/>
    <w:rsid w:val="00632394"/>
    <w:rsid w:val="00636652"/>
    <w:rsid w:val="00647976"/>
    <w:rsid w:val="006714F8"/>
    <w:rsid w:val="00676752"/>
    <w:rsid w:val="00686C04"/>
    <w:rsid w:val="006A4EFA"/>
    <w:rsid w:val="006B128D"/>
    <w:rsid w:val="006B7C43"/>
    <w:rsid w:val="006F7960"/>
    <w:rsid w:val="00700BDC"/>
    <w:rsid w:val="00700E9B"/>
    <w:rsid w:val="0072063B"/>
    <w:rsid w:val="0072189F"/>
    <w:rsid w:val="00740026"/>
    <w:rsid w:val="00753DCB"/>
    <w:rsid w:val="00754F97"/>
    <w:rsid w:val="007579B6"/>
    <w:rsid w:val="007616EA"/>
    <w:rsid w:val="00776CBF"/>
    <w:rsid w:val="00781657"/>
    <w:rsid w:val="007A5CF0"/>
    <w:rsid w:val="007B27CD"/>
    <w:rsid w:val="007B5158"/>
    <w:rsid w:val="007D5F5C"/>
    <w:rsid w:val="00805F22"/>
    <w:rsid w:val="0083346E"/>
    <w:rsid w:val="00836DBF"/>
    <w:rsid w:val="00837A7A"/>
    <w:rsid w:val="00841E12"/>
    <w:rsid w:val="008540E2"/>
    <w:rsid w:val="00873083"/>
    <w:rsid w:val="008A235F"/>
    <w:rsid w:val="008D3BF4"/>
    <w:rsid w:val="008D799D"/>
    <w:rsid w:val="008E38A1"/>
    <w:rsid w:val="008F79FF"/>
    <w:rsid w:val="00935CEF"/>
    <w:rsid w:val="009434A5"/>
    <w:rsid w:val="009613E6"/>
    <w:rsid w:val="009753E6"/>
    <w:rsid w:val="009A5618"/>
    <w:rsid w:val="00A200B4"/>
    <w:rsid w:val="00A24805"/>
    <w:rsid w:val="00A40A21"/>
    <w:rsid w:val="00A5439D"/>
    <w:rsid w:val="00A60C23"/>
    <w:rsid w:val="00A76388"/>
    <w:rsid w:val="00AD77EA"/>
    <w:rsid w:val="00AF21C9"/>
    <w:rsid w:val="00AF6E72"/>
    <w:rsid w:val="00AF7F3C"/>
    <w:rsid w:val="00B23F11"/>
    <w:rsid w:val="00B56B7B"/>
    <w:rsid w:val="00B5782E"/>
    <w:rsid w:val="00B60FCE"/>
    <w:rsid w:val="00B65CFE"/>
    <w:rsid w:val="00B80BD1"/>
    <w:rsid w:val="00B8251D"/>
    <w:rsid w:val="00B8761E"/>
    <w:rsid w:val="00B949FB"/>
    <w:rsid w:val="00BB569E"/>
    <w:rsid w:val="00BE2E2B"/>
    <w:rsid w:val="00BF2F16"/>
    <w:rsid w:val="00C01E15"/>
    <w:rsid w:val="00C27ED6"/>
    <w:rsid w:val="00C30E2A"/>
    <w:rsid w:val="00C665F9"/>
    <w:rsid w:val="00C74775"/>
    <w:rsid w:val="00C75384"/>
    <w:rsid w:val="00C827A6"/>
    <w:rsid w:val="00C96ED9"/>
    <w:rsid w:val="00CC172C"/>
    <w:rsid w:val="00CC524F"/>
    <w:rsid w:val="00D0427B"/>
    <w:rsid w:val="00D171EB"/>
    <w:rsid w:val="00D21DA1"/>
    <w:rsid w:val="00D248DE"/>
    <w:rsid w:val="00D25AAA"/>
    <w:rsid w:val="00D620A0"/>
    <w:rsid w:val="00D73AB5"/>
    <w:rsid w:val="00D83591"/>
    <w:rsid w:val="00D85920"/>
    <w:rsid w:val="00DA2574"/>
    <w:rsid w:val="00DC6802"/>
    <w:rsid w:val="00DD568D"/>
    <w:rsid w:val="00DE042C"/>
    <w:rsid w:val="00E017A9"/>
    <w:rsid w:val="00E43839"/>
    <w:rsid w:val="00E5109F"/>
    <w:rsid w:val="00E52DD3"/>
    <w:rsid w:val="00E91748"/>
    <w:rsid w:val="00E964CC"/>
    <w:rsid w:val="00EC5128"/>
    <w:rsid w:val="00EE09DB"/>
    <w:rsid w:val="00EE3C8E"/>
    <w:rsid w:val="00EF73FC"/>
    <w:rsid w:val="00F0792E"/>
    <w:rsid w:val="00F1017D"/>
    <w:rsid w:val="00F11642"/>
    <w:rsid w:val="00F34006"/>
    <w:rsid w:val="00F34356"/>
    <w:rsid w:val="00F34615"/>
    <w:rsid w:val="00F45485"/>
    <w:rsid w:val="00F66D30"/>
    <w:rsid w:val="00F74391"/>
    <w:rsid w:val="00F84840"/>
    <w:rsid w:val="00F9506D"/>
    <w:rsid w:val="00FA7360"/>
    <w:rsid w:val="00FD5B77"/>
    <w:rsid w:val="00FD6543"/>
    <w:rsid w:val="00FD6932"/>
    <w:rsid w:val="00FF2262"/>
    <w:rsid w:val="3CDC4255"/>
    <w:rsid w:val="46A034B9"/>
    <w:rsid w:val="4959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9CF77E8-7E06-4BDE-BF6E-2C64E8363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exact"/>
    </w:pPr>
    <w:rPr>
      <w:rFonts w:ascii="Times New Roman" w:eastAsia="宋体" w:hAnsi="Times New Roman"/>
      <w:kern w:val="2"/>
      <w:sz w:val="21"/>
      <w:szCs w:val="24"/>
      <w14:ligatures w14:val="standardContextual"/>
    </w:rPr>
  </w:style>
  <w:style w:type="paragraph" w:styleId="1">
    <w:name w:val="heading 1"/>
    <w:basedOn w:val="a"/>
    <w:next w:val="a"/>
    <w:link w:val="10"/>
    <w:uiPriority w:val="9"/>
    <w:qFormat/>
    <w:pPr>
      <w:keepNext/>
      <w:keepLines/>
      <w:numPr>
        <w:numId w:val="1"/>
      </w:numPr>
      <w:spacing w:after="120" w:line="0" w:lineRule="atLeast"/>
      <w:jc w:val="both"/>
      <w:outlineLvl w:val="0"/>
    </w:pPr>
    <w:rPr>
      <w:rFonts w:ascii="黑体" w:eastAsia="黑体" w:hAnsi="黑体" w:cs="黑体"/>
      <w:b/>
      <w:bCs/>
      <w:sz w:val="36"/>
      <w:szCs w:val="36"/>
    </w:rPr>
  </w:style>
  <w:style w:type="paragraph" w:styleId="2">
    <w:name w:val="heading 2"/>
    <w:basedOn w:val="a"/>
    <w:next w:val="a"/>
    <w:link w:val="20"/>
    <w:uiPriority w:val="9"/>
    <w:unhideWhenUsed/>
    <w:qFormat/>
    <w:pPr>
      <w:keepNext/>
      <w:keepLines/>
      <w:spacing w:before="120" w:after="120" w:line="240" w:lineRule="auto"/>
      <w:outlineLvl w:val="1"/>
    </w:pPr>
    <w:rPr>
      <w:rFonts w:ascii="黑体" w:eastAsia="黑体" w:hAnsi="黑体" w:cs="黑体"/>
      <w:b/>
      <w:bCs/>
      <w:sz w:val="32"/>
      <w:szCs w:val="32"/>
    </w:rPr>
  </w:style>
  <w:style w:type="paragraph" w:styleId="3">
    <w:name w:val="heading 3"/>
    <w:basedOn w:val="a"/>
    <w:next w:val="a"/>
    <w:link w:val="30"/>
    <w:uiPriority w:val="9"/>
    <w:unhideWhenUsed/>
    <w:qFormat/>
    <w:pPr>
      <w:keepNext/>
      <w:keepLines/>
      <w:spacing w:before="120" w:after="120" w:line="240" w:lineRule="auto"/>
      <w:outlineLvl w:val="2"/>
    </w:pPr>
    <w:rPr>
      <w:rFonts w:eastAsia="黑体" w:cstheme="majorBidi"/>
      <w:b/>
      <w:sz w:val="24"/>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Body Text"/>
    <w:basedOn w:val="a"/>
    <w:link w:val="a6"/>
    <w:uiPriority w:val="1"/>
    <w:qFormat/>
    <w:pPr>
      <w:spacing w:line="440" w:lineRule="exact"/>
      <w:ind w:firstLineChars="200" w:firstLine="200"/>
      <w:jc w:val="both"/>
    </w:pPr>
    <w:rPr>
      <w:rFonts w:cs="Times New Roman"/>
      <w:sz w:val="24"/>
      <w14:ligatures w14:val="none"/>
    </w:rPr>
  </w:style>
  <w:style w:type="paragraph" w:styleId="TOC3">
    <w:name w:val="toc 3"/>
    <w:basedOn w:val="a"/>
    <w:next w:val="a"/>
    <w:autoRedefine/>
    <w:uiPriority w:val="39"/>
    <w:unhideWhenUsed/>
    <w:qFormat/>
    <w:pPr>
      <w:widowControl/>
      <w:spacing w:after="100" w:line="259" w:lineRule="auto"/>
      <w:ind w:left="440"/>
    </w:pPr>
    <w:rPr>
      <w:rFonts w:asciiTheme="minorHAnsi" w:eastAsiaTheme="minorEastAsia" w:hAnsiTheme="minorHAnsi" w:cs="Times New Roman"/>
      <w:kern w:val="0"/>
      <w:sz w:val="22"/>
      <w:szCs w:val="22"/>
      <w14:ligatures w14:val="none"/>
    </w:rPr>
  </w:style>
  <w:style w:type="paragraph" w:styleId="a7">
    <w:name w:val="endnote text"/>
    <w:basedOn w:val="a"/>
    <w:link w:val="a8"/>
    <w:uiPriority w:val="99"/>
    <w:semiHidden/>
    <w:unhideWhenUsed/>
    <w:qFormat/>
    <w:pPr>
      <w:snapToGrid w:val="0"/>
    </w:pPr>
  </w:style>
  <w:style w:type="paragraph" w:styleId="a9">
    <w:name w:val="footer"/>
    <w:basedOn w:val="a"/>
    <w:link w:val="aa"/>
    <w:uiPriority w:val="99"/>
    <w:unhideWhenUsed/>
    <w:qFormat/>
    <w:pPr>
      <w:tabs>
        <w:tab w:val="center" w:pos="4153"/>
        <w:tab w:val="right" w:pos="8306"/>
      </w:tabs>
      <w:snapToGrid w:val="0"/>
      <w:spacing w:line="240" w:lineRule="auto"/>
    </w:pPr>
    <w:rPr>
      <w:sz w:val="18"/>
      <w:szCs w:val="18"/>
    </w:rPr>
  </w:style>
  <w:style w:type="paragraph" w:styleId="ab">
    <w:name w:val="header"/>
    <w:basedOn w:val="a"/>
    <w:link w:val="ac"/>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3D0068"/>
    <w:pPr>
      <w:widowControl/>
      <w:spacing w:after="100" w:line="240" w:lineRule="auto"/>
    </w:pPr>
    <w:rPr>
      <w:rFonts w:asciiTheme="minorHAnsi" w:eastAsia="黑体" w:hAnsiTheme="minorHAnsi" w:cs="Times New Roman"/>
      <w:kern w:val="0"/>
      <w:sz w:val="28"/>
      <w:szCs w:val="22"/>
      <w14:ligatures w14:val="none"/>
    </w:rPr>
  </w:style>
  <w:style w:type="paragraph" w:styleId="ad">
    <w:name w:val="Subtitle"/>
    <w:basedOn w:val="a"/>
    <w:next w:val="a"/>
    <w:link w:val="ae"/>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widowControl/>
      <w:spacing w:after="100" w:line="240" w:lineRule="auto"/>
      <w:ind w:left="221" w:firstLineChars="200" w:firstLine="200"/>
    </w:pPr>
    <w:rPr>
      <w:rFonts w:asciiTheme="minorHAnsi" w:hAnsiTheme="minorHAnsi" w:cs="Times New Roman"/>
      <w:kern w:val="0"/>
      <w:sz w:val="24"/>
      <w:szCs w:val="22"/>
      <w14:ligatures w14:val="none"/>
    </w:rPr>
  </w:style>
  <w:style w:type="paragraph" w:styleId="af">
    <w:name w:val="Normal (Web)"/>
    <w:basedOn w:val="a"/>
    <w:uiPriority w:val="99"/>
    <w:semiHidden/>
    <w:unhideWhenUsed/>
    <w:qFormat/>
    <w:rPr>
      <w:rFonts w:cs="Times New Roman"/>
      <w:sz w:val="24"/>
    </w:rPr>
  </w:style>
  <w:style w:type="paragraph" w:styleId="af0">
    <w:name w:val="Title"/>
    <w:basedOn w:val="a"/>
    <w:next w:val="a"/>
    <w:link w:val="af1"/>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endnote reference"/>
    <w:basedOn w:val="a0"/>
    <w:uiPriority w:val="99"/>
    <w:semiHidden/>
    <w:unhideWhenUsed/>
    <w:qFormat/>
    <w:rPr>
      <w:vertAlign w:val="superscript"/>
    </w:rPr>
  </w:style>
  <w:style w:type="character" w:styleId="af4">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黑体" w:eastAsia="黑体" w:hAnsi="黑体" w:cs="黑体"/>
      <w:b/>
      <w:bCs/>
      <w:sz w:val="36"/>
      <w:szCs w:val="36"/>
    </w:rPr>
  </w:style>
  <w:style w:type="character" w:customStyle="1" w:styleId="20">
    <w:name w:val="标题 2 字符"/>
    <w:basedOn w:val="a0"/>
    <w:link w:val="2"/>
    <w:uiPriority w:val="9"/>
    <w:qFormat/>
    <w:rPr>
      <w:rFonts w:ascii="黑体" w:eastAsia="黑体" w:hAnsi="黑体" w:cs="黑体"/>
      <w:b/>
      <w:bCs/>
      <w:sz w:val="32"/>
      <w:szCs w:val="32"/>
    </w:rPr>
  </w:style>
  <w:style w:type="character" w:customStyle="1" w:styleId="30">
    <w:name w:val="标题 3 字符"/>
    <w:basedOn w:val="a0"/>
    <w:link w:val="3"/>
    <w:uiPriority w:val="9"/>
    <w:qFormat/>
    <w:rPr>
      <w:rFonts w:ascii="Times New Roman" w:eastAsia="黑体" w:hAnsi="Times New Roman" w:cstheme="majorBidi"/>
      <w:b/>
      <w:sz w:val="24"/>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character" w:customStyle="1" w:styleId="ae">
    <w:name w:val="副标题 字符"/>
    <w:basedOn w:val="a0"/>
    <w:link w:val="ad"/>
    <w:uiPriority w:val="11"/>
    <w:qFormat/>
    <w:rPr>
      <w:rFonts w:asciiTheme="majorHAnsi" w:eastAsiaTheme="majorEastAsia" w:hAnsiTheme="majorHAnsi" w:cstheme="majorBidi"/>
      <w:color w:val="595959" w:themeColor="text1" w:themeTint="A6"/>
      <w:spacing w:val="15"/>
      <w:sz w:val="28"/>
      <w:szCs w:val="28"/>
    </w:rPr>
  </w:style>
  <w:style w:type="paragraph" w:styleId="af5">
    <w:name w:val="Quote"/>
    <w:basedOn w:val="a"/>
    <w:next w:val="a"/>
    <w:link w:val="af6"/>
    <w:uiPriority w:val="29"/>
    <w:qFormat/>
    <w:pPr>
      <w:spacing w:before="160"/>
      <w:jc w:val="center"/>
    </w:pPr>
    <w:rPr>
      <w:i/>
      <w:iCs/>
      <w:color w:val="404040" w:themeColor="text1" w:themeTint="BF"/>
    </w:rPr>
  </w:style>
  <w:style w:type="character" w:customStyle="1" w:styleId="af6">
    <w:name w:val="引用 字符"/>
    <w:basedOn w:val="a0"/>
    <w:link w:val="af5"/>
    <w:uiPriority w:val="29"/>
    <w:qFormat/>
    <w:rPr>
      <w:i/>
      <w:iCs/>
      <w:color w:val="404040" w:themeColor="text1" w:themeTint="BF"/>
    </w:rPr>
  </w:style>
  <w:style w:type="paragraph" w:styleId="af7">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8">
    <w:name w:val="Intense Quote"/>
    <w:basedOn w:val="a"/>
    <w:next w:val="a"/>
    <w:link w:val="af9"/>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9">
    <w:name w:val="明显引用 字符"/>
    <w:basedOn w:val="a0"/>
    <w:link w:val="af8"/>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6">
    <w:name w:val="正文文本 字符"/>
    <w:basedOn w:val="a0"/>
    <w:link w:val="a5"/>
    <w:uiPriority w:val="1"/>
    <w:qFormat/>
    <w:rPr>
      <w:rFonts w:ascii="Times New Roman" w:eastAsia="宋体" w:hAnsi="Times New Roman" w:cs="Times New Roman"/>
      <w:sz w:val="24"/>
      <w14:ligatures w14:val="none"/>
    </w:rPr>
  </w:style>
  <w:style w:type="paragraph" w:customStyle="1" w:styleId="13">
    <w:name w:val="样式1"/>
    <w:basedOn w:val="1"/>
    <w:link w:val="14"/>
    <w:qFormat/>
    <w:rPr>
      <w:rFonts w:eastAsia="宋体"/>
      <w:b w:val="0"/>
    </w:rPr>
  </w:style>
  <w:style w:type="character" w:customStyle="1" w:styleId="14">
    <w:name w:val="样式1 字符"/>
    <w:basedOn w:val="10"/>
    <w:link w:val="13"/>
    <w:qFormat/>
    <w:rPr>
      <w:rFonts w:ascii="黑体" w:eastAsia="宋体" w:hAnsi="黑体" w:cs="黑体"/>
      <w:b w:val="0"/>
      <w:bCs/>
      <w:color w:val="0F4761" w:themeColor="accent1" w:themeShade="BF"/>
      <w:sz w:val="36"/>
      <w:szCs w:val="36"/>
    </w:rPr>
  </w:style>
  <w:style w:type="character" w:styleId="afa">
    <w:name w:val="Placeholder Text"/>
    <w:basedOn w:val="a0"/>
    <w:uiPriority w:val="99"/>
    <w:semiHidden/>
    <w:qFormat/>
    <w:rPr>
      <w:color w:val="666666"/>
    </w:rPr>
  </w:style>
  <w:style w:type="character" w:customStyle="1" w:styleId="mord">
    <w:name w:val="mord"/>
    <w:basedOn w:val="a0"/>
    <w:qFormat/>
  </w:style>
  <w:style w:type="character" w:customStyle="1" w:styleId="vlist-s">
    <w:name w:val="vlist-s"/>
    <w:basedOn w:val="a0"/>
    <w:qFormat/>
  </w:style>
  <w:style w:type="character" w:customStyle="1" w:styleId="mrel">
    <w:name w:val="mrel"/>
    <w:basedOn w:val="a0"/>
    <w:qFormat/>
  </w:style>
  <w:style w:type="character" w:customStyle="1" w:styleId="mopen">
    <w:name w:val="mopen"/>
    <w:basedOn w:val="a0"/>
    <w:qFormat/>
  </w:style>
  <w:style w:type="character" w:customStyle="1" w:styleId="mpunct">
    <w:name w:val="mpunct"/>
    <w:basedOn w:val="a0"/>
    <w:qFormat/>
  </w:style>
  <w:style w:type="character" w:customStyle="1" w:styleId="mclose">
    <w:name w:val="mclose"/>
    <w:basedOn w:val="a0"/>
    <w:qFormat/>
  </w:style>
  <w:style w:type="character" w:customStyle="1" w:styleId="mop">
    <w:name w:val="mop"/>
    <w:basedOn w:val="a0"/>
    <w:qFormat/>
  </w:style>
  <w:style w:type="paragraph" w:styleId="afb">
    <w:name w:val="No Spacing"/>
    <w:link w:val="afc"/>
    <w:uiPriority w:val="1"/>
    <w:qFormat/>
    <w:pPr>
      <w:widowControl w:val="0"/>
    </w:pPr>
    <w:rPr>
      <w:kern w:val="2"/>
      <w:sz w:val="22"/>
      <w:szCs w:val="24"/>
      <w14:ligatures w14:val="standardContextual"/>
    </w:rPr>
  </w:style>
  <w:style w:type="character" w:customStyle="1" w:styleId="a8">
    <w:name w:val="尾注文本 字符"/>
    <w:basedOn w:val="a0"/>
    <w:link w:val="a7"/>
    <w:uiPriority w:val="99"/>
    <w:semiHidden/>
    <w:qFormat/>
  </w:style>
  <w:style w:type="character" w:customStyle="1" w:styleId="15">
    <w:name w:val="未处理的提及1"/>
    <w:basedOn w:val="a0"/>
    <w:uiPriority w:val="99"/>
    <w:semiHidden/>
    <w:unhideWhenUsed/>
    <w:qFormat/>
    <w:rPr>
      <w:color w:val="605E5C"/>
      <w:shd w:val="clear" w:color="auto" w:fill="E1DFDD"/>
    </w:rPr>
  </w:style>
  <w:style w:type="paragraph" w:customStyle="1" w:styleId="afd">
    <w:name w:val="图表"/>
    <w:basedOn w:val="a"/>
    <w:link w:val="afe"/>
    <w:qFormat/>
    <w:pPr>
      <w:widowControl/>
      <w:spacing w:line="360" w:lineRule="auto"/>
      <w:ind w:firstLineChars="200" w:firstLine="200"/>
      <w:jc w:val="center"/>
    </w:pPr>
    <w:rPr>
      <w:rFonts w:eastAsia="楷体"/>
      <w:b/>
    </w:rPr>
  </w:style>
  <w:style w:type="character" w:customStyle="1" w:styleId="afe">
    <w:name w:val="图表 字符"/>
    <w:basedOn w:val="a0"/>
    <w:link w:val="afd"/>
    <w:qFormat/>
    <w:rPr>
      <w:rFonts w:ascii="Times New Roman" w:eastAsia="楷体" w:hAnsi="Times New Roman"/>
      <w:b/>
      <w:sz w:val="21"/>
    </w:r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customStyle="1" w:styleId="aff">
    <w:name w:val="表中文字"/>
    <w:basedOn w:val="afb"/>
    <w:link w:val="aff0"/>
    <w:qFormat/>
    <w:rPr>
      <w:rFonts w:ascii="Times New Roman" w:eastAsia="宋体" w:hAnsi="Times New Roman"/>
      <w:sz w:val="21"/>
    </w:rPr>
  </w:style>
  <w:style w:type="character" w:customStyle="1" w:styleId="afc">
    <w:name w:val="无间隔 字符"/>
    <w:basedOn w:val="a0"/>
    <w:link w:val="afb"/>
    <w:uiPriority w:val="1"/>
  </w:style>
  <w:style w:type="character" w:customStyle="1" w:styleId="aff0">
    <w:name w:val="表中文字 字符"/>
    <w:basedOn w:val="afc"/>
    <w:link w:val="aff"/>
    <w:qFormat/>
    <w:rPr>
      <w:rFonts w:ascii="Times New Roman" w:eastAsia="宋体" w:hAnsi="Times New Roman"/>
      <w:sz w:val="21"/>
    </w:rPr>
  </w:style>
  <w:style w:type="paragraph" w:customStyle="1" w:styleId="aff1">
    <w:name w:val="目录"/>
    <w:basedOn w:val="a"/>
    <w:link w:val="aff2"/>
    <w:qFormat/>
    <w:pPr>
      <w:widowControl/>
      <w:spacing w:after="160" w:line="278" w:lineRule="auto"/>
    </w:pPr>
    <w:rPr>
      <w:rFonts w:ascii="黑体" w:eastAsia="黑体" w:hAnsi="黑体"/>
      <w:b/>
      <w:bCs/>
      <w:sz w:val="24"/>
      <w:szCs w:val="36"/>
    </w:rPr>
  </w:style>
  <w:style w:type="character" w:customStyle="1" w:styleId="aff2">
    <w:name w:val="目录 字符"/>
    <w:basedOn w:val="a0"/>
    <w:link w:val="aff1"/>
    <w:qFormat/>
    <w:rPr>
      <w:rFonts w:ascii="黑体" w:eastAsia="黑体" w:hAnsi="黑体"/>
      <w:b/>
      <w:bCs/>
      <w:sz w:val="24"/>
      <w:szCs w:val="36"/>
    </w:rPr>
  </w:style>
  <w:style w:type="character" w:styleId="aff3">
    <w:name w:val="annotation reference"/>
    <w:basedOn w:val="a0"/>
    <w:uiPriority w:val="99"/>
    <w:semiHidden/>
    <w:unhideWhenUsed/>
    <w:rPr>
      <w:sz w:val="21"/>
      <w:szCs w:val="21"/>
    </w:rPr>
  </w:style>
  <w:style w:type="paragraph" w:styleId="aff4">
    <w:name w:val="Revision"/>
    <w:hidden/>
    <w:uiPriority w:val="99"/>
    <w:unhideWhenUsed/>
    <w:rsid w:val="003D0068"/>
    <w:rPr>
      <w:rFonts w:ascii="Times New Roman" w:eastAsia="宋体" w:hAnsi="Times New Roman"/>
      <w:kern w:val="2"/>
      <w:sz w:val="21"/>
      <w:szCs w:val="24"/>
      <w14:ligatures w14:val="standardContextual"/>
    </w:rPr>
  </w:style>
  <w:style w:type="paragraph" w:styleId="aff5">
    <w:name w:val="annotation subject"/>
    <w:basedOn w:val="a3"/>
    <w:next w:val="a3"/>
    <w:link w:val="aff6"/>
    <w:uiPriority w:val="99"/>
    <w:semiHidden/>
    <w:unhideWhenUsed/>
    <w:rsid w:val="003D0068"/>
    <w:rPr>
      <w:b/>
      <w:bCs/>
    </w:rPr>
  </w:style>
  <w:style w:type="character" w:customStyle="1" w:styleId="a4">
    <w:name w:val="批注文字 字符"/>
    <w:basedOn w:val="a0"/>
    <w:link w:val="a3"/>
    <w:uiPriority w:val="99"/>
    <w:rsid w:val="003D0068"/>
    <w:rPr>
      <w:rFonts w:ascii="Times New Roman" w:eastAsia="宋体" w:hAnsi="Times New Roman"/>
      <w:kern w:val="2"/>
      <w:sz w:val="21"/>
      <w:szCs w:val="24"/>
      <w14:ligatures w14:val="standardContextual"/>
    </w:rPr>
  </w:style>
  <w:style w:type="character" w:customStyle="1" w:styleId="aff6">
    <w:name w:val="批注主题 字符"/>
    <w:basedOn w:val="a4"/>
    <w:link w:val="aff5"/>
    <w:uiPriority w:val="99"/>
    <w:semiHidden/>
    <w:rsid w:val="003D0068"/>
    <w:rPr>
      <w:rFonts w:ascii="Times New Roman" w:eastAsia="宋体" w:hAnsi="Times New Roman"/>
      <w:b/>
      <w:bCs/>
      <w:kern w:val="2"/>
      <w:sz w:val="21"/>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1.png"/><Relationship Id="rId34" Type="http://schemas.openxmlformats.org/officeDocument/2006/relationships/image" Target="media/image14.png"/><Relationship Id="rId42" Type="http://schemas.openxmlformats.org/officeDocument/2006/relationships/hyperlink" Target="https://doi.org/10.3390/bdcc701004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microsoft.com/office/2016/09/relationships/commentsIds" Target="commentsIds.xml"/><Relationship Id="rId19" Type="http://schemas.openxmlformats.org/officeDocument/2006/relationships/header" Target="header5.xml"/><Relationship Id="rId31" Type="http://schemas.openxmlformats.org/officeDocument/2006/relationships/image" Target="media/image11.png"/><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oter" Target="footer5.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E2663-5E33-402B-BF0D-852A12DC4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37</Pages>
  <Words>10991</Words>
  <Characters>14950</Characters>
  <Application>Microsoft Office Word</Application>
  <DocSecurity>0</DocSecurity>
  <Lines>622</Lines>
  <Paragraphs>518</Paragraphs>
  <ScaleCrop>false</ScaleCrop>
  <Company/>
  <LinksUpToDate>false</LinksUpToDate>
  <CharactersWithSpaces>25423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储胜 南</dc:creator>
  <cp:lastModifiedBy>储胜 南</cp:lastModifiedBy>
  <cp:revision>26</cp:revision>
  <dcterms:created xsi:type="dcterms:W3CDTF">2026-05-13T06:05:00Z</dcterms:created>
  <dcterms:modified xsi:type="dcterms:W3CDTF">2026-05-25T06:13:00Z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eyJoZGlkIjoiMzA5NTNkMzdiMDEyZTI3YWU1YTU5NTQ5YjM3NGIxOWUiLCJ1c2VySWQiOiIxMDYwNTIxMjc1In0=</vt:lpwstr>
  </property>
  <property fmtid="{D5CDD505-2E9C-101B-9397-08002B2CF9AE}" pid="3" name="KSOProductBuildVer">
    <vt:lpwstr>2052-12.1.0.26375</vt:lpwstr>
  </property>
  <property fmtid="{D5CDD505-2E9C-101B-9397-08002B2CF9AE}" pid="4" name="ICV">
    <vt:lpwstr>B207C51A467D4EE0A9500E65A7E7FF2C_12</vt:lpwstr>
  </property>
</Properties>
</file>